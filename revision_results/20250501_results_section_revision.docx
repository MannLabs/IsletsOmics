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E6FE02" w14:textId="77777777" w:rsidR="00AA74D4" w:rsidRPr="00BB31EF" w:rsidRDefault="00AA74D4" w:rsidP="00EC5F6A">
      <w:pPr>
        <w:pStyle w:val="Body"/>
        <w:jc w:val="both"/>
        <w:rPr>
          <w:rFonts w:ascii="Helvetica" w:hAnsi="Helvetica"/>
          <w:b/>
          <w:bCs/>
          <w:color w:val="000000" w:themeColor="text1"/>
          <w:lang w:val="en-US"/>
        </w:rPr>
      </w:pPr>
      <w:r w:rsidRPr="00BB31EF">
        <w:rPr>
          <w:rFonts w:ascii="Helvetica" w:hAnsi="Helvetica"/>
          <w:b/>
          <w:bCs/>
          <w:color w:val="000000" w:themeColor="text1"/>
          <w:lang w:val="en-US"/>
        </w:rPr>
        <w:t>Results section:</w:t>
      </w:r>
    </w:p>
    <w:p w14:paraId="49AB666C" w14:textId="77777777" w:rsidR="009000BE" w:rsidRPr="00BB31EF" w:rsidRDefault="009000BE" w:rsidP="00EC5F6A">
      <w:pPr>
        <w:pStyle w:val="Body"/>
        <w:jc w:val="both"/>
        <w:rPr>
          <w:rFonts w:ascii="Helvetica" w:hAnsi="Helvetica"/>
          <w:b/>
          <w:bCs/>
          <w:color w:val="000000" w:themeColor="text1"/>
          <w:lang w:val="en-US"/>
        </w:rPr>
      </w:pPr>
    </w:p>
    <w:p w14:paraId="4F8512F4" w14:textId="77777777" w:rsidR="009000BE" w:rsidRPr="00BB31EF" w:rsidRDefault="00957F96" w:rsidP="00EC5F6A">
      <w:pPr>
        <w:pStyle w:val="Body"/>
        <w:jc w:val="both"/>
        <w:rPr>
          <w:rFonts w:ascii="Helvetica" w:hAnsi="Helvetica"/>
          <w:b/>
          <w:bCs/>
          <w:color w:val="000000" w:themeColor="text1"/>
          <w:lang w:val="en-US"/>
        </w:rPr>
      </w:pPr>
      <w:r w:rsidRPr="00BB31EF">
        <w:rPr>
          <w:rFonts w:ascii="Helvetica" w:hAnsi="Helvetica"/>
          <w:b/>
          <w:bCs/>
          <w:color w:val="000000" w:themeColor="text1"/>
          <w:lang w:val="en-US"/>
        </w:rPr>
        <w:t>Proteome and transcriptome signatures correlate in a cell-type specific manner</w:t>
      </w:r>
    </w:p>
    <w:p w14:paraId="3F34ECB0" w14:textId="77777777" w:rsidR="00AA74D4" w:rsidRPr="00BB31EF" w:rsidRDefault="00AA74D4" w:rsidP="00EC5F6A">
      <w:pPr>
        <w:pStyle w:val="Body"/>
        <w:jc w:val="both"/>
        <w:rPr>
          <w:rFonts w:ascii="Helvetica" w:hAnsi="Helvetica"/>
          <w:color w:val="000000" w:themeColor="text1"/>
          <w:lang w:val="en-US"/>
        </w:rPr>
      </w:pPr>
    </w:p>
    <w:p w14:paraId="6C68F1CE" w14:textId="7D506FFF" w:rsidR="00AA74D4" w:rsidRPr="00BB31EF" w:rsidRDefault="00AA74D4" w:rsidP="00EC5F6A">
      <w:pPr>
        <w:pStyle w:val="Body"/>
        <w:jc w:val="both"/>
        <w:rPr>
          <w:rFonts w:ascii="Helvetica" w:hAnsi="Helvetica"/>
          <w:color w:val="000000" w:themeColor="text1"/>
          <w:lang w:val="en-US"/>
        </w:rPr>
      </w:pPr>
      <w:r w:rsidRPr="00BB31EF">
        <w:rPr>
          <w:rFonts w:ascii="Helvetica" w:hAnsi="Helvetica"/>
          <w:color w:val="000000" w:themeColor="text1"/>
          <w:lang w:val="en-US"/>
        </w:rPr>
        <w:t xml:space="preserve">While transcriptome and proteome analyses can fulfill similar roles in Systems Biology, namely the genome wide characterization of cellular responses to perturbations, it is known that mRNA copy numbers are not powerful predictors of protein abundance. </w:t>
      </w:r>
      <w:r w:rsidR="0078382C" w:rsidRPr="00BB31EF">
        <w:rPr>
          <w:rFonts w:ascii="Helvetica" w:hAnsi="Helvetica"/>
          <w:color w:val="000000" w:themeColor="text1"/>
          <w:lang w:val="en-US"/>
        </w:rPr>
        <w:t>Pearson Correlation numbers</w:t>
      </w:r>
      <w:r w:rsidRPr="00BB31EF">
        <w:rPr>
          <w:rFonts w:ascii="Helvetica" w:hAnsi="Helvetica"/>
          <w:color w:val="000000" w:themeColor="text1"/>
          <w:lang w:val="en-US"/>
        </w:rPr>
        <w:t xml:space="preserve"> for the explained variation in protein concentration by mRNA levels are given around</w:t>
      </w:r>
      <w:r w:rsidR="0078382C" w:rsidRPr="00BB31EF">
        <w:rPr>
          <w:rFonts w:ascii="Helvetica" w:hAnsi="Helvetica"/>
          <w:color w:val="000000" w:themeColor="text1"/>
          <w:lang w:val="en-US"/>
        </w:rPr>
        <w:t xml:space="preserve"> R =</w:t>
      </w:r>
      <w:r w:rsidRPr="00BB31EF">
        <w:rPr>
          <w:rFonts w:ascii="Helvetica" w:hAnsi="Helvetica"/>
          <w:color w:val="000000" w:themeColor="text1"/>
          <w:lang w:val="en-US"/>
        </w:rPr>
        <w:t xml:space="preserve"> </w:t>
      </w:r>
      <w:r w:rsidR="0078382C" w:rsidRPr="00BB31EF">
        <w:rPr>
          <w:rFonts w:ascii="Helvetica" w:hAnsi="Helvetica"/>
          <w:color w:val="000000" w:themeColor="text1"/>
          <w:lang w:val="en-US"/>
        </w:rPr>
        <w:t xml:space="preserve">0.4 (corresponding to R-squared = </w:t>
      </w:r>
      <w:r w:rsidR="007F312A" w:rsidRPr="00BB31EF">
        <w:rPr>
          <w:rFonts w:ascii="Helvetica" w:hAnsi="Helvetica"/>
          <w:color w:val="000000" w:themeColor="text1"/>
          <w:lang w:val="en-US"/>
        </w:rPr>
        <w:t>0.16</w:t>
      </w:r>
      <w:r w:rsidR="0078382C" w:rsidRPr="00BB31EF">
        <w:rPr>
          <w:rFonts w:ascii="Helvetica" w:hAnsi="Helvetica"/>
          <w:color w:val="000000" w:themeColor="text1"/>
          <w:lang w:val="en-US"/>
        </w:rPr>
        <w:t>)</w:t>
      </w:r>
      <w:r w:rsidRPr="00BB31EF">
        <w:rPr>
          <w:rFonts w:ascii="Helvetica" w:hAnsi="Helvetica"/>
          <w:color w:val="000000" w:themeColor="text1"/>
          <w:lang w:val="en-US"/>
        </w:rPr>
        <w:t xml:space="preserve"> </w:t>
      </w:r>
      <w:r w:rsidRPr="00BB31EF">
        <w:rPr>
          <w:rFonts w:ascii="Helvetica" w:hAnsi="Helvetica"/>
          <w:color w:val="C00000"/>
          <w:lang w:val="en-US"/>
        </w:rPr>
        <w:t>[1, 2]</w:t>
      </w:r>
      <w:r w:rsidRPr="00BB31EF">
        <w:rPr>
          <w:rFonts w:ascii="Helvetica" w:hAnsi="Helvetica"/>
          <w:color w:val="000000" w:themeColor="text1"/>
          <w:lang w:val="en-US"/>
        </w:rPr>
        <w:t xml:space="preserve">, despite high precision between biological replicates in both mRNA and protein measurements </w:t>
      </w:r>
      <w:r w:rsidRPr="00BB31EF">
        <w:rPr>
          <w:rFonts w:ascii="Helvetica" w:hAnsi="Helvetica"/>
          <w:color w:val="C00000"/>
          <w:lang w:val="en-US"/>
        </w:rPr>
        <w:t>[3]</w:t>
      </w:r>
      <w:r w:rsidRPr="00BB31EF">
        <w:rPr>
          <w:rFonts w:ascii="Helvetica" w:hAnsi="Helvetica"/>
          <w:color w:val="000000" w:themeColor="text1"/>
          <w:lang w:val="en-US"/>
        </w:rPr>
        <w:t xml:space="preserve">. </w:t>
      </w:r>
      <w:del w:id="0" w:author="Vincenth Brennsteiner" w:date="2025-04-22T15:17:00Z">
        <w:r w:rsidR="009000BE" w:rsidRPr="00BB31EF" w:rsidDel="00EC301D">
          <w:rPr>
            <w:rFonts w:ascii="Helvetica" w:hAnsi="Helvetica"/>
            <w:color w:val="000000" w:themeColor="text1"/>
            <w:lang w:val="en-US"/>
          </w:rPr>
          <w:delText xml:space="preserve">In our multi-omics analysis of </w:delText>
        </w:r>
      </w:del>
      <w:ins w:id="1" w:author="Vincenth Brennsteiner" w:date="2025-04-22T15:17:00Z">
        <w:r w:rsidR="00EC301D">
          <w:rPr>
            <w:rFonts w:ascii="Helvetica" w:hAnsi="Helvetica"/>
            <w:color w:val="000000" w:themeColor="text1"/>
            <w:lang w:val="en-US"/>
          </w:rPr>
          <w:t>The</w:t>
        </w:r>
      </w:ins>
      <w:ins w:id="2" w:author="Vincenth Brennsteiner" w:date="2025-04-22T15:15:00Z">
        <w:r w:rsidR="00EC301D">
          <w:rPr>
            <w:rFonts w:ascii="Helvetica" w:hAnsi="Helvetica"/>
            <w:color w:val="000000" w:themeColor="text1"/>
            <w:lang w:val="en-US"/>
          </w:rPr>
          <w:t xml:space="preserve"> intersection of 7285 protein groups </w:t>
        </w:r>
      </w:ins>
      <w:ins w:id="3" w:author="Vincenth Brennsteiner" w:date="2025-04-22T15:16:00Z">
        <w:r w:rsidR="00EC301D">
          <w:rPr>
            <w:rFonts w:ascii="Helvetica" w:hAnsi="Helvetica"/>
            <w:color w:val="000000" w:themeColor="text1"/>
            <w:lang w:val="en-US"/>
          </w:rPr>
          <w:t xml:space="preserve">(proteomics) and </w:t>
        </w:r>
      </w:ins>
      <w:r w:rsidR="003907D2">
        <w:rPr>
          <w:rFonts w:ascii="Helvetica" w:hAnsi="Helvetica"/>
          <w:color w:val="000000" w:themeColor="text1"/>
          <w:lang w:val="en-US"/>
        </w:rPr>
        <w:t>17230</w:t>
      </w:r>
      <w:ins w:id="4" w:author="Vincenth Brennsteiner" w:date="2025-04-22T15:16:00Z">
        <w:r w:rsidR="00EC301D">
          <w:rPr>
            <w:rFonts w:ascii="Helvetica" w:hAnsi="Helvetica"/>
            <w:color w:val="000000" w:themeColor="text1"/>
            <w:lang w:val="en-US"/>
          </w:rPr>
          <w:t xml:space="preserve"> gene pro</w:t>
        </w:r>
      </w:ins>
      <w:ins w:id="5" w:author="Vincenth Brennsteiner" w:date="2025-04-22T15:17:00Z">
        <w:r w:rsidR="00EC301D">
          <w:rPr>
            <w:rFonts w:ascii="Helvetica" w:hAnsi="Helvetica"/>
            <w:color w:val="000000" w:themeColor="text1"/>
            <w:lang w:val="en-US"/>
          </w:rPr>
          <w:t>ducts</w:t>
        </w:r>
      </w:ins>
      <w:ins w:id="6" w:author="Vincenth Brennsteiner" w:date="2025-04-22T15:16:00Z">
        <w:r w:rsidR="00EC301D">
          <w:rPr>
            <w:rFonts w:ascii="Helvetica" w:hAnsi="Helvetica"/>
            <w:color w:val="000000" w:themeColor="text1"/>
            <w:lang w:val="en-US"/>
          </w:rPr>
          <w:t xml:space="preserve"> (transcriptomics)</w:t>
        </w:r>
      </w:ins>
      <w:del w:id="7" w:author="Vincenth Brennsteiner" w:date="2025-04-22T15:14:00Z">
        <w:r w:rsidR="009000BE" w:rsidRPr="00BB31EF" w:rsidDel="00EC301D">
          <w:rPr>
            <w:rFonts w:ascii="Helvetica" w:hAnsi="Helvetica"/>
            <w:color w:val="000000" w:themeColor="text1"/>
            <w:lang w:val="en-US"/>
          </w:rPr>
          <w:delText>5149</w:delText>
        </w:r>
      </w:del>
      <w:ins w:id="8" w:author="Vincenth Brennsteiner" w:date="2025-04-22T15:17:00Z">
        <w:r w:rsidR="00EC301D">
          <w:rPr>
            <w:rFonts w:ascii="Helvetica" w:hAnsi="Helvetica"/>
            <w:color w:val="000000" w:themeColor="text1"/>
            <w:lang w:val="en-US"/>
          </w:rPr>
          <w:t xml:space="preserve"> </w:t>
        </w:r>
      </w:ins>
      <w:ins w:id="9" w:author="Vincenth Brennsteiner" w:date="2025-05-01T22:06:00Z" w16du:dateUtc="2025-05-01T20:06:00Z">
        <w:r w:rsidR="00FE7FEA">
          <w:rPr>
            <w:rFonts w:ascii="Helvetica" w:hAnsi="Helvetica"/>
            <w:color w:val="000000" w:themeColor="text1"/>
            <w:lang w:val="en-US"/>
          </w:rPr>
          <w:t>yielded</w:t>
        </w:r>
      </w:ins>
      <w:ins w:id="10" w:author="Vincenth Brennsteiner" w:date="2025-04-22T15:17:00Z">
        <w:r w:rsidR="00EC301D">
          <w:rPr>
            <w:rFonts w:ascii="Helvetica" w:hAnsi="Helvetica"/>
            <w:color w:val="000000" w:themeColor="text1"/>
            <w:lang w:val="en-US"/>
          </w:rPr>
          <w:t xml:space="preserve"> </w:t>
        </w:r>
      </w:ins>
      <w:r w:rsidR="006C53FF">
        <w:rPr>
          <w:rFonts w:ascii="Helvetica" w:hAnsi="Helvetica"/>
          <w:color w:val="000000" w:themeColor="text1"/>
          <w:lang w:val="en-US"/>
        </w:rPr>
        <w:t>4481</w:t>
      </w:r>
      <w:ins w:id="11" w:author="Vincenth Brennsteiner" w:date="2025-04-22T15:18:00Z">
        <w:r w:rsidR="00EC301D">
          <w:rPr>
            <w:rFonts w:ascii="Helvetica" w:hAnsi="Helvetica"/>
            <w:color w:val="000000" w:themeColor="text1"/>
            <w:lang w:val="en-US"/>
          </w:rPr>
          <w:t xml:space="preserve"> shared proteins</w:t>
        </w:r>
      </w:ins>
      <w:r w:rsidR="003907D2">
        <w:rPr>
          <w:rFonts w:ascii="Helvetica" w:hAnsi="Helvetica"/>
          <w:color w:val="000000" w:themeColor="text1"/>
          <w:lang w:val="en-US"/>
        </w:rPr>
        <w:t xml:space="preserve"> </w:t>
      </w:r>
      <w:del w:id="12" w:author="Vincenth Brennsteiner" w:date="2025-04-22T15:14:00Z">
        <w:r w:rsidR="009000BE" w:rsidRPr="00BB31EF" w:rsidDel="00EC301D">
          <w:rPr>
            <w:rFonts w:ascii="Helvetica" w:hAnsi="Helvetica"/>
            <w:color w:val="000000" w:themeColor="text1"/>
            <w:lang w:val="en-US"/>
          </w:rPr>
          <w:delText xml:space="preserve"> </w:delText>
        </w:r>
      </w:del>
      <w:del w:id="13" w:author="Vincenth Brennsteiner" w:date="2025-04-22T15:18:00Z">
        <w:r w:rsidR="009000BE" w:rsidRPr="00BB31EF" w:rsidDel="00EC301D">
          <w:rPr>
            <w:rFonts w:ascii="Helvetica" w:hAnsi="Helvetica"/>
            <w:color w:val="000000" w:themeColor="text1"/>
            <w:lang w:val="en-US"/>
          </w:rPr>
          <w:delText xml:space="preserve">protein groups </w:delText>
        </w:r>
      </w:del>
      <w:r w:rsidR="009000BE" w:rsidRPr="00BB31EF">
        <w:rPr>
          <w:rFonts w:ascii="Helvetica" w:hAnsi="Helvetica"/>
          <w:color w:val="000000" w:themeColor="text1"/>
          <w:lang w:val="en-US"/>
        </w:rPr>
        <w:t>across three cell types (Alpha, Beta, Delta), two treatment conditions (control, IFN</w:t>
      </w:r>
      <w:r w:rsidR="009000BE" w:rsidRPr="00BB31EF">
        <w:rPr>
          <w:rStyle w:val="polytonic"/>
          <w:rFonts w:ascii="Helvetica" w:hAnsi="Helvetica"/>
        </w:rPr>
        <w:t>γ</w:t>
      </w:r>
      <w:r w:rsidR="009000BE" w:rsidRPr="00BB31EF">
        <w:rPr>
          <w:rFonts w:ascii="Helvetica" w:hAnsi="Helvetica"/>
          <w:color w:val="000000" w:themeColor="text1"/>
          <w:lang w:val="en-US"/>
        </w:rPr>
        <w:t>-treated) and three biological</w:t>
      </w:r>
      <w:r w:rsidR="003907D2">
        <w:rPr>
          <w:rFonts w:ascii="Helvetica" w:hAnsi="Helvetica"/>
          <w:color w:val="000000" w:themeColor="text1"/>
          <w:lang w:val="en-US"/>
        </w:rPr>
        <w:t xml:space="preserve"> replicates</w:t>
      </w:r>
      <w:ins w:id="14" w:author="Vincenth Brennsteiner" w:date="2025-05-01T22:07:00Z" w16du:dateUtc="2025-05-01T20:07:00Z">
        <w:r w:rsidR="00FE7FEA">
          <w:rPr>
            <w:rFonts w:ascii="Helvetica" w:hAnsi="Helvetica"/>
            <w:color w:val="000000" w:themeColor="text1"/>
            <w:lang w:val="en-US"/>
          </w:rPr>
          <w:t xml:space="preserve">. </w:t>
        </w:r>
      </w:ins>
      <w:del w:id="15" w:author="Vincenth Brennsteiner" w:date="2025-05-01T22:07:00Z" w16du:dateUtc="2025-05-01T20:07:00Z">
        <w:r w:rsidR="009000BE" w:rsidRPr="00BB31EF" w:rsidDel="00FE7FEA">
          <w:rPr>
            <w:rFonts w:ascii="Helvetica" w:hAnsi="Helvetica"/>
            <w:color w:val="000000" w:themeColor="text1"/>
            <w:lang w:val="en-US"/>
          </w:rPr>
          <w:delText xml:space="preserve"> (N = 18)</w:delText>
        </w:r>
        <w:r w:rsidR="002877DF" w:rsidDel="00FE7FEA">
          <w:rPr>
            <w:rFonts w:ascii="Helvetica" w:hAnsi="Helvetica"/>
            <w:color w:val="000000" w:themeColor="text1"/>
            <w:lang w:val="en-US"/>
          </w:rPr>
          <w:delText xml:space="preserve">. </w:delText>
        </w:r>
      </w:del>
      <w:r w:rsidR="002877DF">
        <w:rPr>
          <w:rFonts w:ascii="Helvetica" w:hAnsi="Helvetica"/>
          <w:color w:val="000000" w:themeColor="text1"/>
          <w:lang w:val="en-US"/>
        </w:rPr>
        <w:t>In this dataset,</w:t>
      </w:r>
      <w:r w:rsidRPr="00BB31EF">
        <w:rPr>
          <w:rFonts w:ascii="Helvetica" w:hAnsi="Helvetica"/>
          <w:color w:val="000000" w:themeColor="text1"/>
          <w:lang w:val="en-US"/>
        </w:rPr>
        <w:t xml:space="preserve"> we observed high inter-replicate mean R-squared values </w:t>
      </w:r>
      <w:r w:rsidR="00461862">
        <w:rPr>
          <w:rFonts w:ascii="Helvetica" w:hAnsi="Helvetica"/>
          <w:color w:val="000000" w:themeColor="text1"/>
          <w:lang w:val="en-US"/>
        </w:rPr>
        <w:t>of</w:t>
      </w:r>
      <w:r w:rsidRPr="00BB31EF">
        <w:rPr>
          <w:rFonts w:ascii="Helvetica" w:hAnsi="Helvetica"/>
          <w:color w:val="000000" w:themeColor="text1"/>
          <w:lang w:val="en-US"/>
        </w:rPr>
        <w:t xml:space="preserve"> 0.98</w:t>
      </w:r>
      <w:r w:rsidR="002877DF">
        <w:rPr>
          <w:rFonts w:ascii="Helvetica" w:hAnsi="Helvetica"/>
          <w:color w:val="000000" w:themeColor="text1"/>
          <w:lang w:val="en-US"/>
        </w:rPr>
        <w:t xml:space="preserve"> </w:t>
      </w:r>
      <w:r w:rsidRPr="00BB31EF">
        <w:rPr>
          <w:rFonts w:ascii="Helvetica" w:hAnsi="Helvetica"/>
          <w:color w:val="000000" w:themeColor="text1"/>
          <w:lang w:val="en-US"/>
        </w:rPr>
        <w:t>and 0.91</w:t>
      </w:r>
      <w:r w:rsidR="002877DF">
        <w:rPr>
          <w:rFonts w:ascii="Helvetica" w:hAnsi="Helvetica"/>
          <w:color w:val="000000" w:themeColor="text1"/>
          <w:lang w:val="en-US"/>
        </w:rPr>
        <w:t xml:space="preserve"> </w:t>
      </w:r>
      <w:del w:id="16" w:author="Vincenth Brennsteiner" w:date="2025-05-01T22:08:00Z" w16du:dateUtc="2025-05-01T20:08:00Z">
        <w:r w:rsidRPr="00BB31EF" w:rsidDel="00FE7FEA">
          <w:rPr>
            <w:rFonts w:ascii="Helvetica" w:hAnsi="Helvetica"/>
            <w:color w:val="000000" w:themeColor="text1"/>
            <w:lang w:val="en-US"/>
          </w:rPr>
          <w:delText>(</w:delText>
        </w:r>
      </w:del>
      <w:del w:id="17" w:author="Vincenth Brennsteiner" w:date="2025-05-01T22:07:00Z" w16du:dateUtc="2025-05-01T20:07:00Z">
        <w:r w:rsidRPr="00FE7FEA" w:rsidDel="00FE7FEA">
          <w:rPr>
            <w:rFonts w:ascii="Helvetica" w:hAnsi="Helvetica"/>
            <w:i/>
            <w:iCs/>
            <w:color w:val="000000" w:themeColor="text1"/>
            <w:lang w:val="en-US"/>
            <w:rPrChange w:id="18" w:author="Vincenth Brennsteiner" w:date="2025-05-01T22:07:00Z" w16du:dateUtc="2025-05-01T20:07:00Z">
              <w:rPr>
                <w:rFonts w:ascii="Helvetica" w:hAnsi="Helvetica"/>
                <w:color w:val="000000" w:themeColor="text1"/>
                <w:lang w:val="en-US"/>
              </w:rPr>
            </w:rPrChange>
          </w:rPr>
          <w:delText xml:space="preserve">supplementary </w:delText>
        </w:r>
        <w:r w:rsidR="00EE21BF" w:rsidRPr="00FE7FEA" w:rsidDel="00FE7FEA">
          <w:rPr>
            <w:rFonts w:ascii="Helvetica" w:hAnsi="Helvetica"/>
            <w:i/>
            <w:iCs/>
            <w:color w:val="C00000"/>
            <w:lang w:val="en-US"/>
            <w:rPrChange w:id="19" w:author="Vincenth Brennsteiner" w:date="2025-05-01T22:07:00Z" w16du:dateUtc="2025-05-01T20:07:00Z">
              <w:rPr>
                <w:rFonts w:ascii="Helvetica" w:hAnsi="Helvetica"/>
                <w:color w:val="C00000"/>
                <w:lang w:val="en-US"/>
              </w:rPr>
            </w:rPrChange>
          </w:rPr>
          <w:delText>20250423_figure_panels_replicate_precision_P_T.ai</w:delText>
        </w:r>
      </w:del>
      <w:del w:id="20" w:author="Vincenth Brennsteiner" w:date="2025-05-01T22:08:00Z" w16du:dateUtc="2025-05-01T20:08:00Z">
        <w:r w:rsidRPr="00FE7FEA" w:rsidDel="00FE7FEA">
          <w:rPr>
            <w:rFonts w:ascii="Helvetica" w:hAnsi="Helvetica"/>
            <w:color w:val="000000" w:themeColor="text1"/>
            <w:lang w:val="en-US"/>
          </w:rPr>
          <w:delText>)</w:delText>
        </w:r>
        <w:r w:rsidRPr="00FE7FEA" w:rsidDel="00FE7FEA">
          <w:rPr>
            <w:rFonts w:ascii="Helvetica" w:hAnsi="Helvetica"/>
            <w:i/>
            <w:iCs/>
            <w:color w:val="000000" w:themeColor="text1"/>
            <w:lang w:val="en-US"/>
            <w:rPrChange w:id="21" w:author="Vincenth Brennsteiner" w:date="2025-05-01T22:07:00Z" w16du:dateUtc="2025-05-01T20:07:00Z">
              <w:rPr>
                <w:rFonts w:ascii="Helvetica" w:hAnsi="Helvetica"/>
                <w:color w:val="000000" w:themeColor="text1"/>
                <w:lang w:val="en-US"/>
              </w:rPr>
            </w:rPrChange>
          </w:rPr>
          <w:delText>,</w:delText>
        </w:r>
        <w:r w:rsidRPr="00BB31EF" w:rsidDel="00FE7FEA">
          <w:rPr>
            <w:rFonts w:ascii="Helvetica" w:hAnsi="Helvetica"/>
            <w:color w:val="000000" w:themeColor="text1"/>
            <w:lang w:val="en-US"/>
          </w:rPr>
          <w:delText xml:space="preserve"> </w:delText>
        </w:r>
      </w:del>
      <w:r w:rsidRPr="00BB31EF">
        <w:rPr>
          <w:rFonts w:ascii="Helvetica" w:hAnsi="Helvetica"/>
          <w:color w:val="000000" w:themeColor="text1"/>
          <w:lang w:val="en-US"/>
        </w:rPr>
        <w:t xml:space="preserve">with mean CVs </w:t>
      </w:r>
      <w:r w:rsidR="00461862">
        <w:rPr>
          <w:rFonts w:ascii="Helvetica" w:hAnsi="Helvetica"/>
          <w:color w:val="000000" w:themeColor="text1"/>
          <w:lang w:val="en-US"/>
        </w:rPr>
        <w:t>of 9.</w:t>
      </w:r>
      <w:ins w:id="22" w:author="Vincenth Brennsteiner" w:date="2025-04-22T15:14:00Z">
        <w:r w:rsidR="00EC301D">
          <w:rPr>
            <w:rFonts w:ascii="Helvetica" w:hAnsi="Helvetica"/>
            <w:color w:val="000000" w:themeColor="text1"/>
            <w:lang w:val="en-US"/>
          </w:rPr>
          <w:t>3</w:t>
        </w:r>
      </w:ins>
      <w:del w:id="23" w:author="Vincenth Brennsteiner" w:date="2025-04-22T15:14:00Z">
        <w:r w:rsidR="00461862" w:rsidDel="00EC301D">
          <w:rPr>
            <w:rFonts w:ascii="Helvetica" w:hAnsi="Helvetica"/>
            <w:color w:val="000000" w:themeColor="text1"/>
            <w:lang w:val="en-US"/>
          </w:rPr>
          <w:delText>24</w:delText>
        </w:r>
      </w:del>
      <w:r w:rsidRPr="00BB31EF">
        <w:rPr>
          <w:rFonts w:ascii="Helvetica" w:hAnsi="Helvetica"/>
          <w:color w:val="000000" w:themeColor="text1"/>
          <w:lang w:val="en-US"/>
        </w:rPr>
        <w:t xml:space="preserve"> and </w:t>
      </w:r>
      <w:r w:rsidR="00461862">
        <w:rPr>
          <w:rFonts w:ascii="Helvetica" w:hAnsi="Helvetica"/>
          <w:color w:val="000000" w:themeColor="text1"/>
          <w:lang w:val="en-US"/>
        </w:rPr>
        <w:t>21.</w:t>
      </w:r>
      <w:ins w:id="24" w:author="Vincenth Brennsteiner" w:date="2025-05-01T22:09:00Z" w16du:dateUtc="2025-05-01T20:09:00Z">
        <w:r w:rsidR="00FE7FEA">
          <w:rPr>
            <w:rFonts w:ascii="Helvetica" w:hAnsi="Helvetica"/>
            <w:color w:val="000000" w:themeColor="text1"/>
            <w:lang w:val="en-US"/>
          </w:rPr>
          <w:t>7</w:t>
        </w:r>
      </w:ins>
      <w:del w:id="25" w:author="Vincenth Brennsteiner" w:date="2025-05-01T22:09:00Z" w16du:dateUtc="2025-05-01T20:09:00Z">
        <w:r w:rsidR="00461862" w:rsidDel="00FE7FEA">
          <w:rPr>
            <w:rFonts w:ascii="Helvetica" w:hAnsi="Helvetica"/>
            <w:color w:val="000000" w:themeColor="text1"/>
            <w:lang w:val="en-US"/>
          </w:rPr>
          <w:delText>8</w:delText>
        </w:r>
      </w:del>
      <w:del w:id="26" w:author="Vincenth Brennsteiner" w:date="2025-04-22T15:14:00Z">
        <w:r w:rsidR="00461862" w:rsidDel="00EC301D">
          <w:rPr>
            <w:rFonts w:ascii="Helvetica" w:hAnsi="Helvetica"/>
            <w:color w:val="000000" w:themeColor="text1"/>
            <w:lang w:val="en-US"/>
          </w:rPr>
          <w:delText>3</w:delText>
        </w:r>
      </w:del>
      <w:r w:rsidRPr="00BB31EF">
        <w:rPr>
          <w:rFonts w:ascii="Helvetica" w:hAnsi="Helvetica"/>
          <w:color w:val="000000" w:themeColor="text1"/>
          <w:lang w:val="en-US"/>
        </w:rPr>
        <w:t xml:space="preserve"> %</w:t>
      </w:r>
      <w:r w:rsidR="00461862">
        <w:rPr>
          <w:rFonts w:ascii="Helvetica" w:hAnsi="Helvetica"/>
          <w:color w:val="000000" w:themeColor="text1"/>
          <w:lang w:val="en-US"/>
        </w:rPr>
        <w:t xml:space="preserve"> </w:t>
      </w:r>
      <w:ins w:id="27" w:author="Vincenth Brennsteiner" w:date="2025-05-01T22:08:00Z" w16du:dateUtc="2025-05-01T20:08:00Z">
        <w:r w:rsidR="00FE7FEA" w:rsidRPr="00BB31EF">
          <w:rPr>
            <w:rFonts w:ascii="Helvetica" w:hAnsi="Helvetica"/>
            <w:color w:val="000000" w:themeColor="text1"/>
            <w:lang w:val="en-US"/>
          </w:rPr>
          <w:t>(</w:t>
        </w:r>
        <w:r w:rsidR="00FE7FEA" w:rsidRPr="00FE7FEA">
          <w:rPr>
            <w:rFonts w:ascii="Helvetica" w:hAnsi="Helvetica"/>
            <w:b/>
            <w:bCs/>
            <w:i/>
            <w:iCs/>
            <w:color w:val="000000" w:themeColor="text1"/>
            <w:lang w:val="en-US"/>
            <w:rPrChange w:id="28" w:author="Vincenth Brennsteiner" w:date="2025-05-01T22:09:00Z" w16du:dateUtc="2025-05-01T20:09:00Z">
              <w:rPr>
                <w:rFonts w:ascii="Helvetica" w:hAnsi="Helvetica"/>
                <w:i/>
                <w:iCs/>
                <w:color w:val="000000" w:themeColor="text1"/>
                <w:lang w:val="en-US"/>
              </w:rPr>
            </w:rPrChange>
          </w:rPr>
          <w:t>panels fig_04_inter_replicate_scatterplot_...</w:t>
        </w:r>
      </w:ins>
      <w:proofErr w:type="spellStart"/>
      <w:ins w:id="29" w:author="Vincenth Brennsteiner" w:date="2025-05-01T22:09:00Z" w16du:dateUtc="2025-05-01T20:09:00Z">
        <w:r w:rsidR="00FE7FEA" w:rsidRPr="00FE7FEA">
          <w:rPr>
            <w:rFonts w:ascii="Helvetica" w:hAnsi="Helvetica"/>
            <w:b/>
            <w:bCs/>
            <w:i/>
            <w:iCs/>
            <w:color w:val="000000" w:themeColor="text1"/>
            <w:lang w:val="en-US"/>
            <w:rPrChange w:id="30" w:author="Vincenth Brennsteiner" w:date="2025-05-01T22:09:00Z" w16du:dateUtc="2025-05-01T20:09:00Z">
              <w:rPr>
                <w:rFonts w:ascii="Helvetica" w:hAnsi="Helvetica"/>
                <w:i/>
                <w:iCs/>
                <w:color w:val="000000" w:themeColor="text1"/>
                <w:lang w:val="en-US"/>
              </w:rPr>
            </w:rPrChange>
          </w:rPr>
          <w:t>svg</w:t>
        </w:r>
        <w:proofErr w:type="spellEnd"/>
        <w:r w:rsidR="00FE7FEA" w:rsidRPr="00FE7FEA">
          <w:rPr>
            <w:rFonts w:ascii="Helvetica" w:hAnsi="Helvetica"/>
            <w:b/>
            <w:bCs/>
            <w:i/>
            <w:iCs/>
            <w:color w:val="000000" w:themeColor="text1"/>
            <w:lang w:val="en-US"/>
            <w:rPrChange w:id="31" w:author="Vincenth Brennsteiner" w:date="2025-05-01T22:09:00Z" w16du:dateUtc="2025-05-01T20:09:00Z">
              <w:rPr>
                <w:rFonts w:ascii="Helvetica" w:hAnsi="Helvetica"/>
                <w:i/>
                <w:iCs/>
                <w:color w:val="000000" w:themeColor="text1"/>
                <w:lang w:val="en-US"/>
              </w:rPr>
            </w:rPrChange>
          </w:rPr>
          <w:t xml:space="preserve"> and fig_01.svg</w:t>
        </w:r>
      </w:ins>
      <w:ins w:id="32" w:author="Vincenth Brennsteiner" w:date="2025-05-01T22:08:00Z" w16du:dateUtc="2025-05-01T20:08:00Z">
        <w:r w:rsidR="00FE7FEA" w:rsidRPr="00FE7FEA">
          <w:rPr>
            <w:rFonts w:ascii="Helvetica" w:hAnsi="Helvetica"/>
            <w:color w:val="000000" w:themeColor="text1"/>
            <w:lang w:val="en-US"/>
          </w:rPr>
          <w:t>)</w:t>
        </w:r>
        <w:r w:rsidR="00FE7FEA">
          <w:rPr>
            <w:rFonts w:ascii="Helvetica" w:hAnsi="Helvetica"/>
            <w:i/>
            <w:iCs/>
            <w:color w:val="000000" w:themeColor="text1"/>
            <w:lang w:val="en-US"/>
          </w:rPr>
          <w:t xml:space="preserve"> </w:t>
        </w:r>
      </w:ins>
      <w:del w:id="33" w:author="Vincenth Brennsteiner" w:date="2025-05-01T22:08:00Z" w16du:dateUtc="2025-05-01T20:08:00Z">
        <w:r w:rsidRPr="00BB31EF" w:rsidDel="00FE7FEA">
          <w:rPr>
            <w:rFonts w:ascii="Helvetica" w:hAnsi="Helvetica"/>
            <w:color w:val="000000" w:themeColor="text1"/>
            <w:lang w:val="en-US"/>
          </w:rPr>
          <w:delText xml:space="preserve">(supplementary </w:delText>
        </w:r>
        <w:r w:rsidR="00EE21BF" w:rsidRPr="00EE21BF" w:rsidDel="00FE7FEA">
          <w:rPr>
            <w:rFonts w:ascii="Helvetica" w:hAnsi="Helvetica"/>
            <w:color w:val="C00000"/>
            <w:lang w:val="en-US"/>
          </w:rPr>
          <w:delText>20250423_figure_panels_CV_across_replicates_P_T.ai</w:delText>
        </w:r>
        <w:r w:rsidRPr="00BB31EF" w:rsidDel="00FE7FEA">
          <w:rPr>
            <w:rFonts w:ascii="Helvetica" w:hAnsi="Helvetica"/>
            <w:color w:val="000000" w:themeColor="text1"/>
            <w:lang w:val="en-US"/>
          </w:rPr>
          <w:delText xml:space="preserve">) </w:delText>
        </w:r>
      </w:del>
      <w:r w:rsidRPr="00BB31EF">
        <w:rPr>
          <w:rFonts w:ascii="Helvetica" w:hAnsi="Helvetica"/>
          <w:color w:val="000000" w:themeColor="text1"/>
          <w:lang w:val="en-US"/>
        </w:rPr>
        <w:t xml:space="preserve">for proteomics and transcriptomics, respectively. </w:t>
      </w:r>
      <w:r w:rsidR="00E60CD1" w:rsidRPr="00BB31EF">
        <w:rPr>
          <w:rFonts w:ascii="Helvetica" w:hAnsi="Helvetica"/>
          <w:color w:val="000000" w:themeColor="text1"/>
          <w:lang w:val="en-US"/>
        </w:rPr>
        <w:t>Correlation between transcriptomics and proteomics data was assessed via linear regression</w:t>
      </w:r>
      <w:r w:rsidR="007F312A" w:rsidRPr="00BB31EF">
        <w:rPr>
          <w:rFonts w:ascii="Helvetica" w:hAnsi="Helvetica"/>
          <w:color w:val="000000" w:themeColor="text1"/>
          <w:lang w:val="en-US"/>
        </w:rPr>
        <w:t xml:space="preserve"> and Pearson correlation, where </w:t>
      </w:r>
      <w:r w:rsidR="0078382C" w:rsidRPr="00BB31EF">
        <w:rPr>
          <w:rFonts w:ascii="Helvetica" w:hAnsi="Helvetica"/>
          <w:color w:val="000000" w:themeColor="text1"/>
          <w:lang w:val="en-US"/>
        </w:rPr>
        <w:t xml:space="preserve">correlations </w:t>
      </w:r>
      <w:r w:rsidR="007F312A" w:rsidRPr="00BB31EF">
        <w:rPr>
          <w:rFonts w:ascii="Helvetica" w:hAnsi="Helvetica"/>
          <w:color w:val="000000" w:themeColor="text1"/>
          <w:lang w:val="en-US"/>
        </w:rPr>
        <w:t xml:space="preserve">were </w:t>
      </w:r>
      <w:r w:rsidR="0078382C" w:rsidRPr="00BB31EF">
        <w:rPr>
          <w:rFonts w:ascii="Helvetica" w:hAnsi="Helvetica"/>
          <w:color w:val="000000" w:themeColor="text1"/>
          <w:lang w:val="en-US"/>
        </w:rPr>
        <w:t xml:space="preserve">generally highest for </w:t>
      </w:r>
      <w:r w:rsidR="007F312A" w:rsidRPr="00BB31EF">
        <w:rPr>
          <w:rFonts w:ascii="Helvetica" w:hAnsi="Helvetica"/>
          <w:color w:val="000000" w:themeColor="text1"/>
          <w:lang w:val="en-US"/>
        </w:rPr>
        <w:t>Beta</w:t>
      </w:r>
      <w:r w:rsidR="0078382C" w:rsidRPr="00BB31EF">
        <w:rPr>
          <w:rFonts w:ascii="Helvetica" w:hAnsi="Helvetica"/>
          <w:color w:val="000000" w:themeColor="text1"/>
          <w:lang w:val="en-US"/>
        </w:rPr>
        <w:t xml:space="preserve"> and lowest for </w:t>
      </w:r>
      <w:r w:rsidR="007F312A" w:rsidRPr="00BB31EF">
        <w:rPr>
          <w:rFonts w:ascii="Helvetica" w:hAnsi="Helvetica"/>
          <w:color w:val="000000" w:themeColor="text1"/>
          <w:lang w:val="en-US"/>
        </w:rPr>
        <w:t>Delta</w:t>
      </w:r>
      <w:r w:rsidR="0078382C" w:rsidRPr="00BB31EF">
        <w:rPr>
          <w:rFonts w:ascii="Helvetica" w:hAnsi="Helvetica"/>
          <w:color w:val="000000" w:themeColor="text1"/>
          <w:lang w:val="en-US"/>
        </w:rPr>
        <w:t xml:space="preserve"> cells (</w:t>
      </w:r>
      <w:del w:id="34" w:author="Vincenth Brennsteiner" w:date="2025-05-01T22:10:00Z" w16du:dateUtc="2025-05-01T20:10:00Z">
        <w:r w:rsidR="007F312A" w:rsidRPr="00FE7FEA" w:rsidDel="00FE7FEA">
          <w:rPr>
            <w:rFonts w:ascii="Helvetica" w:hAnsi="Helvetica"/>
            <w:b/>
            <w:bCs/>
            <w:i/>
            <w:iCs/>
            <w:color w:val="000000" w:themeColor="text1"/>
            <w:lang w:val="en-US"/>
            <w:rPrChange w:id="35" w:author="Vincenth Brennsteiner" w:date="2025-05-01T22:11:00Z" w16du:dateUtc="2025-05-01T20:11:00Z">
              <w:rPr>
                <w:rFonts w:ascii="Helvetica" w:hAnsi="Helvetica"/>
                <w:color w:val="000000" w:themeColor="text1"/>
                <w:lang w:val="en-US"/>
              </w:rPr>
            </w:rPrChange>
          </w:rPr>
          <w:delText xml:space="preserve">figure </w:delText>
        </w:r>
        <w:r w:rsidR="00EE21BF" w:rsidRPr="00FE7FEA" w:rsidDel="00FE7FEA">
          <w:rPr>
            <w:rFonts w:ascii="Helvetica" w:hAnsi="Helvetica"/>
            <w:b/>
            <w:bCs/>
            <w:i/>
            <w:iCs/>
            <w:color w:val="C00000"/>
            <w:lang w:val="en-US"/>
            <w:rPrChange w:id="36" w:author="Vincenth Brennsteiner" w:date="2025-05-01T22:11:00Z" w16du:dateUtc="2025-05-01T20:11:00Z">
              <w:rPr>
                <w:rFonts w:ascii="Helvetica" w:hAnsi="Helvetica"/>
                <w:color w:val="C00000"/>
                <w:lang w:val="en-US"/>
              </w:rPr>
            </w:rPrChange>
          </w:rPr>
          <w:delText>20250423_figure_panels_figure_5.ai</w:delText>
        </w:r>
        <w:r w:rsidR="007F312A" w:rsidRPr="00FE7FEA" w:rsidDel="00FE7FEA">
          <w:rPr>
            <w:rFonts w:ascii="Helvetica" w:hAnsi="Helvetica"/>
            <w:b/>
            <w:bCs/>
            <w:i/>
            <w:iCs/>
            <w:color w:val="000000" w:themeColor="text1"/>
            <w:lang w:val="en-US"/>
            <w:rPrChange w:id="37" w:author="Vincenth Brennsteiner" w:date="2025-05-01T22:11:00Z" w16du:dateUtc="2025-05-01T20:11:00Z">
              <w:rPr>
                <w:rFonts w:ascii="Helvetica" w:hAnsi="Helvetica"/>
                <w:color w:val="000000" w:themeColor="text1"/>
                <w:lang w:val="en-US"/>
              </w:rPr>
            </w:rPrChange>
          </w:rPr>
          <w:delText xml:space="preserve">, </w:delText>
        </w:r>
        <w:r w:rsidR="009957A8" w:rsidRPr="00FE7FEA" w:rsidDel="00FE7FEA">
          <w:rPr>
            <w:rFonts w:ascii="Helvetica" w:hAnsi="Helvetica"/>
            <w:b/>
            <w:bCs/>
            <w:i/>
            <w:iCs/>
            <w:color w:val="000000" w:themeColor="text1"/>
            <w:lang w:val="en-US"/>
            <w:rPrChange w:id="38" w:author="Vincenth Brennsteiner" w:date="2025-05-01T22:11:00Z" w16du:dateUtc="2025-05-01T20:11:00Z">
              <w:rPr>
                <w:rFonts w:ascii="Helvetica" w:hAnsi="Helvetica"/>
                <w:color w:val="000000" w:themeColor="text1"/>
                <w:lang w:val="en-US"/>
              </w:rPr>
            </w:rPrChange>
          </w:rPr>
          <w:delText>A, B</w:delText>
        </w:r>
      </w:del>
      <w:ins w:id="39" w:author="Vincenth Brennsteiner" w:date="2025-05-01T22:10:00Z" w16du:dateUtc="2025-05-01T20:10:00Z">
        <w:r w:rsidR="00FE7FEA" w:rsidRPr="00FE7FEA">
          <w:rPr>
            <w:rFonts w:ascii="Helvetica" w:hAnsi="Helvetica"/>
            <w:b/>
            <w:bCs/>
            <w:i/>
            <w:iCs/>
            <w:color w:val="000000" w:themeColor="text1"/>
            <w:lang w:val="en-US"/>
            <w:rPrChange w:id="40" w:author="Vincenth Brennsteiner" w:date="2025-05-01T22:11:00Z" w16du:dateUtc="2025-05-01T20:11:00Z">
              <w:rPr>
                <w:rFonts w:ascii="Helvetica" w:hAnsi="Helvetica"/>
                <w:color w:val="000000" w:themeColor="text1"/>
                <w:lang w:val="en-US"/>
              </w:rPr>
            </w:rPrChange>
          </w:rPr>
          <w:t>panels figure_06_median_scatterplot_</w:t>
        </w:r>
      </w:ins>
      <w:ins w:id="41" w:author="Vincenth Brennsteiner" w:date="2025-05-01T22:11:00Z" w16du:dateUtc="2025-05-01T20:11:00Z">
        <w:r w:rsidR="00FE7FEA" w:rsidRPr="00FE7FEA">
          <w:rPr>
            <w:rFonts w:ascii="Helvetica" w:hAnsi="Helvetica"/>
            <w:b/>
            <w:bCs/>
            <w:i/>
            <w:iCs/>
            <w:color w:val="000000" w:themeColor="text1"/>
            <w:lang w:val="en-US"/>
            <w:rPrChange w:id="42" w:author="Vincenth Brennsteiner" w:date="2025-05-01T22:11:00Z" w16du:dateUtc="2025-05-01T20:11:00Z">
              <w:rPr>
                <w:rFonts w:ascii="Helvetica" w:hAnsi="Helvetica"/>
                <w:color w:val="000000" w:themeColor="text1"/>
                <w:lang w:val="en-US"/>
              </w:rPr>
            </w:rPrChange>
          </w:rPr>
          <w:t xml:space="preserve"> for alpha, beta, delta</w:t>
        </w:r>
      </w:ins>
      <w:r w:rsidR="0078382C" w:rsidRPr="00BB31EF">
        <w:rPr>
          <w:rFonts w:ascii="Helvetica" w:hAnsi="Helvetica"/>
          <w:color w:val="000000" w:themeColor="text1"/>
          <w:lang w:val="en-US"/>
        </w:rPr>
        <w:t xml:space="preserve">). Furthermore, when exhaustively comparing all replicates with each other, </w:t>
      </w:r>
      <w:r w:rsidR="009000BE" w:rsidRPr="00BB31EF">
        <w:rPr>
          <w:rFonts w:ascii="Helvetica" w:hAnsi="Helvetica"/>
          <w:color w:val="000000" w:themeColor="text1"/>
          <w:lang w:val="en-US"/>
        </w:rPr>
        <w:t xml:space="preserve">proteome-transcriptome </w:t>
      </w:r>
      <w:r w:rsidR="0078382C" w:rsidRPr="00BB31EF">
        <w:rPr>
          <w:rFonts w:ascii="Helvetica" w:hAnsi="Helvetica"/>
          <w:color w:val="000000" w:themeColor="text1"/>
          <w:lang w:val="en-US"/>
        </w:rPr>
        <w:t>correlations were significantly lower for IFN</w:t>
      </w:r>
      <w:r w:rsidR="0078382C" w:rsidRPr="00BB31EF">
        <w:rPr>
          <w:rStyle w:val="polytonic"/>
          <w:rFonts w:ascii="Helvetica" w:hAnsi="Helvetica"/>
        </w:rPr>
        <w:t>γ</w:t>
      </w:r>
      <w:r w:rsidR="0078382C" w:rsidRPr="00BB31EF">
        <w:rPr>
          <w:rStyle w:val="polytonic"/>
          <w:rFonts w:ascii="Helvetica" w:hAnsi="Helvetica"/>
          <w:lang w:val="en-US"/>
        </w:rPr>
        <w:t xml:space="preserve">-treated </w:t>
      </w:r>
      <w:r w:rsidR="007F312A" w:rsidRPr="00BB31EF">
        <w:rPr>
          <w:rStyle w:val="polytonic"/>
          <w:rFonts w:ascii="Helvetica" w:hAnsi="Helvetica"/>
          <w:lang w:val="en-US"/>
        </w:rPr>
        <w:t>Delta</w:t>
      </w:r>
      <w:r w:rsidR="0078382C" w:rsidRPr="00BB31EF">
        <w:rPr>
          <w:rStyle w:val="polytonic"/>
          <w:rFonts w:ascii="Helvetica" w:hAnsi="Helvetica"/>
          <w:lang w:val="en-US"/>
        </w:rPr>
        <w:t xml:space="preserve">, but not </w:t>
      </w:r>
      <w:r w:rsidR="007F312A" w:rsidRPr="00BB31EF">
        <w:rPr>
          <w:rStyle w:val="polytonic"/>
          <w:rFonts w:ascii="Helvetica" w:hAnsi="Helvetica"/>
          <w:lang w:val="en-US"/>
        </w:rPr>
        <w:t>Beta</w:t>
      </w:r>
      <w:r w:rsidR="0078382C" w:rsidRPr="00BB31EF">
        <w:rPr>
          <w:rStyle w:val="polytonic"/>
          <w:rFonts w:ascii="Helvetica" w:hAnsi="Helvetica"/>
          <w:lang w:val="en-US"/>
        </w:rPr>
        <w:t xml:space="preserve"> cells </w:t>
      </w:r>
      <w:r w:rsidR="007F312A" w:rsidRPr="00BB31EF">
        <w:rPr>
          <w:rStyle w:val="polytonic"/>
          <w:rFonts w:ascii="Helvetica" w:hAnsi="Helvetica"/>
          <w:lang w:val="en-US"/>
        </w:rPr>
        <w:t xml:space="preserve">when compared to controls </w:t>
      </w:r>
      <w:r w:rsidR="0078382C" w:rsidRPr="00BB31EF">
        <w:rPr>
          <w:rStyle w:val="polytonic"/>
          <w:rFonts w:ascii="Helvetica" w:hAnsi="Helvetica"/>
          <w:lang w:val="en-US"/>
        </w:rPr>
        <w:t>(</w:t>
      </w:r>
      <w:del w:id="43" w:author="Vincenth Brennsteiner" w:date="2025-05-01T22:11:00Z" w16du:dateUtc="2025-05-01T20:11:00Z">
        <w:r w:rsidR="007F312A" w:rsidRPr="00FE7FEA" w:rsidDel="00FE7FEA">
          <w:rPr>
            <w:rFonts w:ascii="Helvetica" w:hAnsi="Helvetica"/>
            <w:b/>
            <w:bCs/>
            <w:i/>
            <w:iCs/>
            <w:color w:val="000000" w:themeColor="text1"/>
            <w:lang w:val="en-US"/>
            <w:rPrChange w:id="44" w:author="Vincenth Brennsteiner" w:date="2025-05-01T22:13:00Z" w16du:dateUtc="2025-05-01T20:13:00Z">
              <w:rPr>
                <w:rFonts w:ascii="Helvetica" w:hAnsi="Helvetica"/>
                <w:color w:val="000000" w:themeColor="text1"/>
                <w:lang w:val="en-US"/>
              </w:rPr>
            </w:rPrChange>
          </w:rPr>
          <w:delText xml:space="preserve">figure </w:delText>
        </w:r>
        <w:r w:rsidR="00EE21BF" w:rsidRPr="00FE7FEA" w:rsidDel="00FE7FEA">
          <w:rPr>
            <w:rFonts w:ascii="Helvetica" w:hAnsi="Helvetica"/>
            <w:b/>
            <w:bCs/>
            <w:i/>
            <w:iCs/>
            <w:color w:val="000000" w:themeColor="text1"/>
            <w:lang w:val="en-US"/>
            <w:rPrChange w:id="45" w:author="Vincenth Brennsteiner" w:date="2025-05-01T22:13:00Z" w16du:dateUtc="2025-05-01T20:13:00Z">
              <w:rPr>
                <w:rFonts w:ascii="Helvetica" w:hAnsi="Helvetica"/>
                <w:color w:val="C00000"/>
                <w:lang w:val="en-US"/>
              </w:rPr>
            </w:rPrChange>
          </w:rPr>
          <w:delText>20250423_figure_panels_figure_5.ai</w:delText>
        </w:r>
      </w:del>
      <w:ins w:id="46" w:author="Vincenth Brennsteiner" w:date="2025-05-01T22:11:00Z" w16du:dateUtc="2025-05-01T20:11:00Z">
        <w:r w:rsidR="00FE7FEA" w:rsidRPr="00FE7FEA">
          <w:rPr>
            <w:rFonts w:ascii="Helvetica" w:hAnsi="Helvetica"/>
            <w:b/>
            <w:bCs/>
            <w:i/>
            <w:iCs/>
            <w:color w:val="000000" w:themeColor="text1"/>
            <w:lang w:val="en-US"/>
            <w:rPrChange w:id="47" w:author="Vincenth Brennsteiner" w:date="2025-05-01T22:13:00Z" w16du:dateUtc="2025-05-01T20:13:00Z">
              <w:rPr>
                <w:rFonts w:ascii="Helvetica" w:hAnsi="Helvetica"/>
                <w:color w:val="000000" w:themeColor="text1"/>
                <w:lang w:val="en-US"/>
              </w:rPr>
            </w:rPrChange>
          </w:rPr>
          <w:t>panels figure_05_cor</w:t>
        </w:r>
      </w:ins>
      <w:ins w:id="48" w:author="Vincenth Brennsteiner" w:date="2025-05-01T22:12:00Z" w16du:dateUtc="2025-05-01T20:12:00Z">
        <w:r w:rsidR="00FE7FEA" w:rsidRPr="00FE7FEA">
          <w:rPr>
            <w:rFonts w:ascii="Helvetica" w:hAnsi="Helvetica"/>
            <w:b/>
            <w:bCs/>
            <w:i/>
            <w:iCs/>
            <w:color w:val="000000" w:themeColor="text1"/>
            <w:lang w:val="en-US"/>
            <w:rPrChange w:id="49" w:author="Vincenth Brennsteiner" w:date="2025-05-01T22:13:00Z" w16du:dateUtc="2025-05-01T20:13:00Z">
              <w:rPr>
                <w:rFonts w:ascii="Helvetica" w:hAnsi="Helvetica"/>
                <w:color w:val="000000" w:themeColor="text1"/>
                <w:lang w:val="en-US"/>
              </w:rPr>
            </w:rPrChange>
          </w:rPr>
          <w:t xml:space="preserve">relation_boxplots.svg </w:t>
        </w:r>
      </w:ins>
      <w:del w:id="50" w:author="Vincenth Brennsteiner" w:date="2025-05-01T22:12:00Z" w16du:dateUtc="2025-05-01T20:12:00Z">
        <w:r w:rsidR="007F312A" w:rsidRPr="00FE7FEA" w:rsidDel="00FE7FEA">
          <w:rPr>
            <w:rFonts w:ascii="Helvetica" w:hAnsi="Helvetica"/>
            <w:b/>
            <w:bCs/>
            <w:i/>
            <w:iCs/>
            <w:color w:val="000000" w:themeColor="text1"/>
            <w:lang w:val="en-US"/>
            <w:rPrChange w:id="51" w:author="Vincenth Brennsteiner" w:date="2025-05-01T22:13:00Z" w16du:dateUtc="2025-05-01T20:13:00Z">
              <w:rPr>
                <w:rFonts w:ascii="Helvetica" w:hAnsi="Helvetica"/>
                <w:color w:val="000000" w:themeColor="text1"/>
                <w:lang w:val="en-US"/>
              </w:rPr>
            </w:rPrChange>
          </w:rPr>
          <w:delText xml:space="preserve">, </w:delText>
        </w:r>
        <w:r w:rsidR="009957A8" w:rsidRPr="00FE7FEA" w:rsidDel="00FE7FEA">
          <w:rPr>
            <w:rStyle w:val="polytonic"/>
            <w:rFonts w:ascii="Helvetica" w:hAnsi="Helvetica"/>
            <w:b/>
            <w:bCs/>
            <w:i/>
            <w:iCs/>
            <w:color w:val="000000" w:themeColor="text1"/>
            <w:lang w:val="en-US"/>
            <w:rPrChange w:id="52" w:author="Vincenth Brennsteiner" w:date="2025-05-01T22:13:00Z" w16du:dateUtc="2025-05-01T20:13:00Z">
              <w:rPr>
                <w:rStyle w:val="polytonic"/>
                <w:rFonts w:ascii="Helvetica" w:hAnsi="Helvetica"/>
                <w:lang w:val="en-US"/>
              </w:rPr>
            </w:rPrChange>
          </w:rPr>
          <w:delText>C</w:delText>
        </w:r>
        <w:r w:rsidR="005541D6" w:rsidRPr="00FE7FEA" w:rsidDel="00FE7FEA">
          <w:rPr>
            <w:rStyle w:val="polytonic"/>
            <w:rFonts w:ascii="Helvetica" w:hAnsi="Helvetica"/>
            <w:b/>
            <w:bCs/>
            <w:i/>
            <w:iCs/>
            <w:color w:val="000000" w:themeColor="text1"/>
            <w:lang w:val="en-US"/>
            <w:rPrChange w:id="53" w:author="Vincenth Brennsteiner" w:date="2025-05-01T22:13:00Z" w16du:dateUtc="2025-05-01T20:13:00Z">
              <w:rPr>
                <w:rStyle w:val="polytonic"/>
                <w:rFonts w:ascii="Helvetica" w:hAnsi="Helvetica"/>
                <w:lang w:val="en-US"/>
              </w:rPr>
            </w:rPrChange>
          </w:rPr>
          <w:delText xml:space="preserve"> </w:delText>
        </w:r>
      </w:del>
      <w:r w:rsidR="005541D6" w:rsidRPr="00FE7FEA">
        <w:rPr>
          <w:rStyle w:val="polytonic"/>
          <w:rFonts w:ascii="Helvetica" w:hAnsi="Helvetica"/>
          <w:b/>
          <w:bCs/>
          <w:i/>
          <w:iCs/>
          <w:color w:val="000000" w:themeColor="text1"/>
          <w:lang w:val="en-US"/>
          <w:rPrChange w:id="54" w:author="Vincenth Brennsteiner" w:date="2025-05-01T22:13:00Z" w16du:dateUtc="2025-05-01T20:13:00Z">
            <w:rPr>
              <w:rStyle w:val="polytonic"/>
              <w:rFonts w:ascii="Helvetica" w:hAnsi="Helvetica"/>
              <w:lang w:val="en-US"/>
            </w:rPr>
          </w:rPrChange>
        </w:rPr>
        <w:t xml:space="preserve">and supplementary </w:t>
      </w:r>
      <w:del w:id="55" w:author="Vincenth Brennsteiner" w:date="2025-05-01T22:12:00Z" w16du:dateUtc="2025-05-01T20:12:00Z">
        <w:r w:rsidR="00EE21BF" w:rsidRPr="00FE7FEA" w:rsidDel="00FE7FEA">
          <w:rPr>
            <w:rStyle w:val="polytonic"/>
            <w:rFonts w:ascii="Helvetica" w:hAnsi="Helvetica"/>
            <w:b/>
            <w:bCs/>
            <w:i/>
            <w:iCs/>
            <w:color w:val="000000" w:themeColor="text1"/>
            <w:lang w:val="en-US"/>
            <w:rPrChange w:id="56" w:author="Vincenth Brennsteiner" w:date="2025-05-01T22:13:00Z" w16du:dateUtc="2025-05-01T20:13:00Z">
              <w:rPr>
                <w:rStyle w:val="polytonic"/>
                <w:rFonts w:ascii="Helvetica" w:hAnsi="Helvetica"/>
                <w:color w:val="C00000"/>
                <w:lang w:val="en-US"/>
              </w:rPr>
            </w:rPrChange>
          </w:rPr>
          <w:delText>20250423_figure_panels_Fig_5_1_replicate_scatter.ai</w:delText>
        </w:r>
      </w:del>
      <w:ins w:id="57" w:author="Vincenth Brennsteiner" w:date="2025-05-01T22:12:00Z" w16du:dateUtc="2025-05-01T20:12:00Z">
        <w:r w:rsidR="00FE7FEA" w:rsidRPr="00FE7FEA">
          <w:rPr>
            <w:rStyle w:val="polytonic"/>
            <w:rFonts w:ascii="Helvetica" w:hAnsi="Helvetica"/>
            <w:b/>
            <w:bCs/>
            <w:i/>
            <w:iCs/>
            <w:color w:val="000000" w:themeColor="text1"/>
            <w:lang w:val="en-US"/>
            <w:rPrChange w:id="58" w:author="Vincenth Brennsteiner" w:date="2025-05-01T22:13:00Z" w16du:dateUtc="2025-05-01T20:13:00Z">
              <w:rPr>
                <w:rStyle w:val="polytonic"/>
                <w:rFonts w:ascii="Helvetica" w:hAnsi="Helvetica"/>
                <w:color w:val="C00000"/>
                <w:lang w:val="en-US"/>
              </w:rPr>
            </w:rPrChange>
          </w:rPr>
          <w:t>panels fig_02_...</w:t>
        </w:r>
        <w:proofErr w:type="spellStart"/>
        <w:r w:rsidR="00FE7FEA" w:rsidRPr="00FE7FEA">
          <w:rPr>
            <w:rStyle w:val="polytonic"/>
            <w:rFonts w:ascii="Helvetica" w:hAnsi="Helvetica"/>
            <w:b/>
            <w:bCs/>
            <w:i/>
            <w:iCs/>
            <w:color w:val="000000" w:themeColor="text1"/>
            <w:lang w:val="en-US"/>
            <w:rPrChange w:id="59" w:author="Vincenth Brennsteiner" w:date="2025-05-01T22:13:00Z" w16du:dateUtc="2025-05-01T20:13:00Z">
              <w:rPr>
                <w:rStyle w:val="polytonic"/>
                <w:rFonts w:ascii="Helvetica" w:hAnsi="Helvetica"/>
                <w:color w:val="C00000"/>
                <w:lang w:val="en-US"/>
              </w:rPr>
            </w:rPrChange>
          </w:rPr>
          <w:t>svg</w:t>
        </w:r>
      </w:ins>
      <w:proofErr w:type="spellEnd"/>
      <w:r w:rsidR="0078382C" w:rsidRPr="00BB31EF">
        <w:rPr>
          <w:rStyle w:val="polytonic"/>
          <w:rFonts w:ascii="Helvetica" w:hAnsi="Helvetica"/>
          <w:lang w:val="en-US"/>
        </w:rPr>
        <w:t xml:space="preserve">). We speculate that this observed difference may be due to shorter-term transcriptional responses to </w:t>
      </w:r>
      <w:r w:rsidR="0078382C" w:rsidRPr="00BB31EF">
        <w:rPr>
          <w:rFonts w:ascii="Helvetica" w:hAnsi="Helvetica"/>
          <w:color w:val="000000" w:themeColor="text1"/>
          <w:lang w:val="en-US"/>
        </w:rPr>
        <w:t>IFN</w:t>
      </w:r>
      <w:r w:rsidR="0078382C" w:rsidRPr="00BB31EF">
        <w:rPr>
          <w:rStyle w:val="polytonic"/>
          <w:rFonts w:ascii="Helvetica" w:hAnsi="Helvetica"/>
        </w:rPr>
        <w:t>γ</w:t>
      </w:r>
      <w:r w:rsidR="0078382C" w:rsidRPr="00BB31EF">
        <w:rPr>
          <w:rStyle w:val="polytonic"/>
          <w:rFonts w:ascii="Helvetica" w:hAnsi="Helvetica"/>
          <w:lang w:val="en-US"/>
        </w:rPr>
        <w:t xml:space="preserve"> signaling, causing a discrepancy between the cell’s proteomic inventory and synthesized mRNAs.</w:t>
      </w:r>
      <w:r w:rsidR="007F312A" w:rsidRPr="00BB31EF">
        <w:rPr>
          <w:rStyle w:val="polytonic"/>
          <w:rFonts w:ascii="Helvetica" w:hAnsi="Helvetica"/>
          <w:lang w:val="en-US"/>
        </w:rPr>
        <w:t xml:space="preserve"> </w:t>
      </w:r>
      <w:r w:rsidRPr="00BB31EF">
        <w:rPr>
          <w:rFonts w:ascii="Helvetica" w:hAnsi="Helvetica"/>
          <w:color w:val="000000" w:themeColor="text1"/>
          <w:lang w:val="en-US"/>
        </w:rPr>
        <w:t>Subsequently, we asked whether cell type and</w:t>
      </w:r>
      <w:r w:rsidR="007F312A" w:rsidRPr="00BB31EF">
        <w:rPr>
          <w:rFonts w:ascii="Helvetica" w:hAnsi="Helvetica"/>
          <w:color w:val="000000" w:themeColor="text1"/>
          <w:lang w:val="en-US"/>
        </w:rPr>
        <w:t>/or</w:t>
      </w:r>
      <w:r w:rsidRPr="00BB31EF">
        <w:rPr>
          <w:rFonts w:ascii="Helvetica" w:hAnsi="Helvetica"/>
          <w:color w:val="000000" w:themeColor="text1"/>
          <w:lang w:val="en-US"/>
        </w:rPr>
        <w:t xml:space="preserve"> treatment </w:t>
      </w:r>
      <w:r w:rsidR="009000BE" w:rsidRPr="00BB31EF">
        <w:rPr>
          <w:rFonts w:ascii="Helvetica" w:hAnsi="Helvetica"/>
          <w:color w:val="000000" w:themeColor="text1"/>
          <w:lang w:val="en-US"/>
        </w:rPr>
        <w:t>could be recovered from cellular</w:t>
      </w:r>
      <w:r w:rsidRPr="00BB31EF">
        <w:rPr>
          <w:rFonts w:ascii="Helvetica" w:hAnsi="Helvetica"/>
          <w:color w:val="000000" w:themeColor="text1"/>
          <w:lang w:val="en-US"/>
        </w:rPr>
        <w:t xml:space="preserve"> proteomics </w:t>
      </w:r>
      <w:r w:rsidR="009000BE" w:rsidRPr="00BB31EF">
        <w:rPr>
          <w:rFonts w:ascii="Helvetica" w:hAnsi="Helvetica"/>
          <w:color w:val="000000" w:themeColor="text1"/>
          <w:lang w:val="en-US"/>
        </w:rPr>
        <w:t>and/</w:t>
      </w:r>
      <w:r w:rsidRPr="00BB31EF">
        <w:rPr>
          <w:rFonts w:ascii="Helvetica" w:hAnsi="Helvetica"/>
          <w:color w:val="000000" w:themeColor="text1"/>
          <w:lang w:val="en-US"/>
        </w:rPr>
        <w:t xml:space="preserve">or transcriptomics signatures. Indeed, we found that proteomics signatures allowed for </w:t>
      </w:r>
      <w:r w:rsidR="009000BE" w:rsidRPr="00BB31EF">
        <w:rPr>
          <w:rFonts w:ascii="Helvetica" w:hAnsi="Helvetica"/>
          <w:color w:val="000000" w:themeColor="text1"/>
          <w:lang w:val="en-US"/>
        </w:rPr>
        <w:t xml:space="preserve">perfect </w:t>
      </w:r>
      <w:r w:rsidRPr="00BB31EF">
        <w:rPr>
          <w:rFonts w:ascii="Helvetica" w:hAnsi="Helvetica"/>
          <w:color w:val="000000" w:themeColor="text1"/>
          <w:lang w:val="en-US"/>
        </w:rPr>
        <w:t>separation by cell type, but not treatment (</w:t>
      </w:r>
      <w:del w:id="60" w:author="Vincenth Brennsteiner" w:date="2025-05-01T22:14:00Z" w16du:dateUtc="2025-05-01T20:14:00Z">
        <w:r w:rsidR="007F312A" w:rsidRPr="00A52A4A" w:rsidDel="00A52A4A">
          <w:rPr>
            <w:rFonts w:ascii="Helvetica" w:hAnsi="Helvetica"/>
            <w:b/>
            <w:bCs/>
            <w:i/>
            <w:iCs/>
            <w:color w:val="000000" w:themeColor="text1"/>
            <w:lang w:val="en-US"/>
            <w:rPrChange w:id="61" w:author="Vincenth Brennsteiner" w:date="2025-05-01T22:14:00Z" w16du:dateUtc="2025-05-01T20:14:00Z">
              <w:rPr>
                <w:rFonts w:ascii="Helvetica" w:hAnsi="Helvetica"/>
                <w:color w:val="000000" w:themeColor="text1"/>
                <w:lang w:val="en-US"/>
              </w:rPr>
            </w:rPrChange>
          </w:rPr>
          <w:delText xml:space="preserve">figure </w:delText>
        </w:r>
        <w:r w:rsidR="00EE21BF" w:rsidRPr="00A52A4A" w:rsidDel="00A52A4A">
          <w:rPr>
            <w:rFonts w:ascii="Helvetica" w:hAnsi="Helvetica"/>
            <w:b/>
            <w:bCs/>
            <w:i/>
            <w:iCs/>
            <w:color w:val="C00000"/>
            <w:lang w:val="en-US"/>
            <w:rPrChange w:id="62" w:author="Vincenth Brennsteiner" w:date="2025-05-01T22:14:00Z" w16du:dateUtc="2025-05-01T20:14:00Z">
              <w:rPr>
                <w:rFonts w:ascii="Helvetica" w:hAnsi="Helvetica"/>
                <w:color w:val="C00000"/>
                <w:lang w:val="en-US"/>
              </w:rPr>
            </w:rPrChange>
          </w:rPr>
          <w:delText>20250423_figure_panels_figure_5.ai</w:delText>
        </w:r>
        <w:r w:rsidR="007F312A" w:rsidRPr="00A52A4A" w:rsidDel="00A52A4A">
          <w:rPr>
            <w:rFonts w:ascii="Helvetica" w:hAnsi="Helvetica"/>
            <w:b/>
            <w:bCs/>
            <w:i/>
            <w:iCs/>
            <w:color w:val="000000" w:themeColor="text1"/>
            <w:lang w:val="en-US"/>
            <w:rPrChange w:id="63" w:author="Vincenth Brennsteiner" w:date="2025-05-01T22:14:00Z" w16du:dateUtc="2025-05-01T20:14:00Z">
              <w:rPr>
                <w:rFonts w:ascii="Helvetica" w:hAnsi="Helvetica"/>
                <w:color w:val="000000" w:themeColor="text1"/>
                <w:lang w:val="en-US"/>
              </w:rPr>
            </w:rPrChange>
          </w:rPr>
          <w:delText xml:space="preserve">, </w:delText>
        </w:r>
        <w:r w:rsidR="009957A8" w:rsidRPr="00A52A4A" w:rsidDel="00A52A4A">
          <w:rPr>
            <w:rFonts w:ascii="Helvetica" w:hAnsi="Helvetica"/>
            <w:b/>
            <w:bCs/>
            <w:i/>
            <w:iCs/>
            <w:color w:val="000000" w:themeColor="text1"/>
            <w:lang w:val="en-US"/>
            <w:rPrChange w:id="64" w:author="Vincenth Brennsteiner" w:date="2025-05-01T22:14:00Z" w16du:dateUtc="2025-05-01T20:14:00Z">
              <w:rPr>
                <w:rFonts w:ascii="Helvetica" w:hAnsi="Helvetica"/>
                <w:color w:val="000000" w:themeColor="text1"/>
                <w:lang w:val="en-US"/>
              </w:rPr>
            </w:rPrChange>
          </w:rPr>
          <w:delText>D</w:delText>
        </w:r>
      </w:del>
      <w:ins w:id="65" w:author="Vincenth Brennsteiner" w:date="2025-05-01T22:14:00Z" w16du:dateUtc="2025-05-01T20:14:00Z">
        <w:r w:rsidR="00A52A4A" w:rsidRPr="00A52A4A">
          <w:rPr>
            <w:rFonts w:ascii="Helvetica" w:hAnsi="Helvetica"/>
            <w:b/>
            <w:bCs/>
            <w:i/>
            <w:iCs/>
            <w:color w:val="000000" w:themeColor="text1"/>
            <w:lang w:val="en-US"/>
            <w:rPrChange w:id="66" w:author="Vincenth Brennsteiner" w:date="2025-05-01T22:14:00Z" w16du:dateUtc="2025-05-01T20:14:00Z">
              <w:rPr>
                <w:rFonts w:ascii="Helvetica" w:hAnsi="Helvetica"/>
                <w:color w:val="000000" w:themeColor="text1"/>
                <w:lang w:val="en-US"/>
              </w:rPr>
            </w:rPrChange>
          </w:rPr>
          <w:t xml:space="preserve">panel </w:t>
        </w:r>
        <w:r w:rsidR="00A52A4A" w:rsidRPr="00A52A4A">
          <w:rPr>
            <w:rFonts w:ascii="Helvetica" w:hAnsi="Helvetica"/>
            <w:b/>
            <w:bCs/>
            <w:i/>
            <w:iCs/>
            <w:color w:val="000000" w:themeColor="text1"/>
            <w:lang w:val="en-US"/>
            <w:rPrChange w:id="67" w:author="Vincenth Brennsteiner" w:date="2025-05-01T22:14:00Z" w16du:dateUtc="2025-05-01T20:14:00Z">
              <w:rPr>
                <w:rFonts w:ascii="Helvetica" w:hAnsi="Helvetica"/>
                <w:color w:val="000000" w:themeColor="text1"/>
                <w:lang w:val="en-US"/>
              </w:rPr>
            </w:rPrChange>
          </w:rPr>
          <w:t>figure_07_sample_sample_correlation_heatmap_proteomics.svg</w:t>
        </w:r>
      </w:ins>
      <w:r w:rsidRPr="00BB31EF">
        <w:rPr>
          <w:rFonts w:ascii="Helvetica" w:hAnsi="Helvetica"/>
          <w:color w:val="000000" w:themeColor="text1"/>
          <w:lang w:val="en-US"/>
        </w:rPr>
        <w:t xml:space="preserve">). Conversely, transcriptomics signatures were only able to discern </w:t>
      </w:r>
      <w:r w:rsidR="009000BE" w:rsidRPr="00BB31EF">
        <w:rPr>
          <w:rFonts w:ascii="Helvetica" w:hAnsi="Helvetica"/>
          <w:color w:val="000000" w:themeColor="text1"/>
          <w:lang w:val="en-US"/>
        </w:rPr>
        <w:t>Beta</w:t>
      </w:r>
      <w:r w:rsidRPr="00BB31EF">
        <w:rPr>
          <w:rFonts w:ascii="Helvetica" w:hAnsi="Helvetica"/>
          <w:color w:val="000000" w:themeColor="text1"/>
          <w:lang w:val="en-US"/>
        </w:rPr>
        <w:t xml:space="preserve"> cells, but failed to capture the difference between </w:t>
      </w:r>
      <w:r w:rsidR="009000BE" w:rsidRPr="00BB31EF">
        <w:rPr>
          <w:rFonts w:ascii="Helvetica" w:hAnsi="Helvetica"/>
          <w:color w:val="000000" w:themeColor="text1"/>
          <w:lang w:val="en-US"/>
        </w:rPr>
        <w:t>Alpha</w:t>
      </w:r>
      <w:r w:rsidRPr="00BB31EF">
        <w:rPr>
          <w:rFonts w:ascii="Helvetica" w:hAnsi="Helvetica"/>
          <w:color w:val="000000" w:themeColor="text1"/>
          <w:lang w:val="en-US"/>
        </w:rPr>
        <w:t xml:space="preserve"> and </w:t>
      </w:r>
      <w:r w:rsidR="009000BE" w:rsidRPr="00BB31EF">
        <w:rPr>
          <w:rFonts w:ascii="Helvetica" w:hAnsi="Helvetica"/>
          <w:color w:val="000000" w:themeColor="text1"/>
          <w:lang w:val="en-US"/>
        </w:rPr>
        <w:t>Delta</w:t>
      </w:r>
      <w:r w:rsidRPr="00BB31EF">
        <w:rPr>
          <w:rFonts w:ascii="Helvetica" w:hAnsi="Helvetica"/>
          <w:color w:val="000000" w:themeColor="text1"/>
          <w:lang w:val="en-US"/>
        </w:rPr>
        <w:t xml:space="preserve"> cells (</w:t>
      </w:r>
      <w:del w:id="68" w:author="Vincenth Brennsteiner" w:date="2025-05-01T22:14:00Z" w16du:dateUtc="2025-05-01T20:14:00Z">
        <w:r w:rsidR="007F312A" w:rsidRPr="00453048" w:rsidDel="00453048">
          <w:rPr>
            <w:rFonts w:ascii="Helvetica" w:hAnsi="Helvetica"/>
            <w:b/>
            <w:bCs/>
            <w:color w:val="000000" w:themeColor="text1"/>
            <w:lang w:val="en-US"/>
            <w:rPrChange w:id="69" w:author="Vincenth Brennsteiner" w:date="2025-05-01T22:15:00Z" w16du:dateUtc="2025-05-01T20:15:00Z">
              <w:rPr>
                <w:rFonts w:ascii="Helvetica" w:hAnsi="Helvetica"/>
                <w:color w:val="000000" w:themeColor="text1"/>
                <w:lang w:val="en-US"/>
              </w:rPr>
            </w:rPrChange>
          </w:rPr>
          <w:delText xml:space="preserve">figure </w:delText>
        </w:r>
        <w:r w:rsidR="00EE21BF" w:rsidRPr="00453048" w:rsidDel="00453048">
          <w:rPr>
            <w:rFonts w:ascii="Helvetica" w:hAnsi="Helvetica"/>
            <w:b/>
            <w:bCs/>
            <w:color w:val="C00000"/>
            <w:lang w:val="en-US"/>
            <w:rPrChange w:id="70" w:author="Vincenth Brennsteiner" w:date="2025-05-01T22:15:00Z" w16du:dateUtc="2025-05-01T20:15:00Z">
              <w:rPr>
                <w:rFonts w:ascii="Helvetica" w:hAnsi="Helvetica"/>
                <w:color w:val="C00000"/>
                <w:lang w:val="en-US"/>
              </w:rPr>
            </w:rPrChange>
          </w:rPr>
          <w:delText>20250423_figure_panels_figure_5.ai</w:delText>
        </w:r>
        <w:r w:rsidR="007F312A" w:rsidRPr="00453048" w:rsidDel="00453048">
          <w:rPr>
            <w:rFonts w:ascii="Helvetica" w:hAnsi="Helvetica"/>
            <w:b/>
            <w:bCs/>
            <w:color w:val="000000" w:themeColor="text1"/>
            <w:lang w:val="en-US"/>
            <w:rPrChange w:id="71" w:author="Vincenth Brennsteiner" w:date="2025-05-01T22:15:00Z" w16du:dateUtc="2025-05-01T20:15:00Z">
              <w:rPr>
                <w:rFonts w:ascii="Helvetica" w:hAnsi="Helvetica"/>
                <w:color w:val="000000" w:themeColor="text1"/>
                <w:lang w:val="en-US"/>
              </w:rPr>
            </w:rPrChange>
          </w:rPr>
          <w:delText xml:space="preserve">, </w:delText>
        </w:r>
        <w:r w:rsidR="009957A8" w:rsidRPr="00453048" w:rsidDel="00453048">
          <w:rPr>
            <w:rFonts w:ascii="Helvetica" w:hAnsi="Helvetica"/>
            <w:b/>
            <w:bCs/>
            <w:color w:val="000000" w:themeColor="text1"/>
            <w:lang w:val="en-US"/>
            <w:rPrChange w:id="72" w:author="Vincenth Brennsteiner" w:date="2025-05-01T22:15:00Z" w16du:dateUtc="2025-05-01T20:15:00Z">
              <w:rPr>
                <w:rFonts w:ascii="Helvetica" w:hAnsi="Helvetica"/>
                <w:color w:val="000000" w:themeColor="text1"/>
                <w:lang w:val="en-US"/>
              </w:rPr>
            </w:rPrChange>
          </w:rPr>
          <w:delText>E</w:delText>
        </w:r>
      </w:del>
      <w:ins w:id="73" w:author="Vincenth Brennsteiner" w:date="2025-05-01T22:14:00Z" w16du:dateUtc="2025-05-01T20:14:00Z">
        <w:r w:rsidR="00453048" w:rsidRPr="00453048">
          <w:rPr>
            <w:rFonts w:ascii="Helvetica" w:hAnsi="Helvetica"/>
            <w:b/>
            <w:bCs/>
            <w:color w:val="000000" w:themeColor="text1"/>
            <w:lang w:val="en-US"/>
            <w:rPrChange w:id="74" w:author="Vincenth Brennsteiner" w:date="2025-05-01T22:15:00Z" w16du:dateUtc="2025-05-01T20:15:00Z">
              <w:rPr>
                <w:rFonts w:ascii="Helvetica" w:hAnsi="Helvetica"/>
                <w:color w:val="000000" w:themeColor="text1"/>
                <w:lang w:val="en-US"/>
              </w:rPr>
            </w:rPrChange>
          </w:rPr>
          <w:t xml:space="preserve">panel </w:t>
        </w:r>
      </w:ins>
      <w:ins w:id="75" w:author="Vincenth Brennsteiner" w:date="2025-05-01T22:15:00Z" w16du:dateUtc="2025-05-01T20:15:00Z">
        <w:r w:rsidR="00453048" w:rsidRPr="00453048">
          <w:rPr>
            <w:rFonts w:ascii="Helvetica" w:hAnsi="Helvetica"/>
            <w:b/>
            <w:bCs/>
            <w:color w:val="000000" w:themeColor="text1"/>
            <w:lang w:val="en-US"/>
            <w:rPrChange w:id="76" w:author="Vincenth Brennsteiner" w:date="2025-05-01T22:15:00Z" w16du:dateUtc="2025-05-01T20:15:00Z">
              <w:rPr>
                <w:rFonts w:ascii="Helvetica" w:hAnsi="Helvetica"/>
                <w:color w:val="000000" w:themeColor="text1"/>
                <w:lang w:val="en-US"/>
              </w:rPr>
            </w:rPrChange>
          </w:rPr>
          <w:t>figure_07_sample_sample_correlation_heatmap_transcriptomics.svg</w:t>
        </w:r>
      </w:ins>
      <w:r w:rsidRPr="00BB31EF">
        <w:rPr>
          <w:rFonts w:ascii="Helvetica" w:hAnsi="Helvetica"/>
          <w:color w:val="000000" w:themeColor="text1"/>
          <w:lang w:val="en-US"/>
        </w:rPr>
        <w:t xml:space="preserve">). </w:t>
      </w:r>
      <w:r w:rsidR="007F312A" w:rsidRPr="00BB31EF">
        <w:rPr>
          <w:rFonts w:ascii="Helvetica" w:hAnsi="Helvetica"/>
          <w:color w:val="000000" w:themeColor="text1"/>
          <w:lang w:val="en-US"/>
        </w:rPr>
        <w:t>Taken together, these findings suggest that proteomics data offers a valuable and highly descriptive avenue of analysis beyond transcriptome sequencing. Furthermore, observed discrepancies in proteome-transcriptome correlation suggest cell-fate specific dynamics for messenger RNA and protein cop</w:t>
      </w:r>
      <w:r w:rsidR="009957A8" w:rsidRPr="00BB31EF">
        <w:rPr>
          <w:rFonts w:ascii="Helvetica" w:hAnsi="Helvetica"/>
          <w:color w:val="000000" w:themeColor="text1"/>
          <w:lang w:val="en-US"/>
        </w:rPr>
        <w:t xml:space="preserve">y numbers. </w:t>
      </w:r>
      <w:r w:rsidRPr="00BB31EF">
        <w:rPr>
          <w:rStyle w:val="polytonic"/>
          <w:rFonts w:ascii="Helvetica" w:hAnsi="Helvetica"/>
          <w:lang w:val="en-US"/>
        </w:rPr>
        <w:t xml:space="preserve">A question not investigated by this study </w:t>
      </w:r>
      <w:r w:rsidR="009000BE" w:rsidRPr="00BB31EF">
        <w:rPr>
          <w:rStyle w:val="polytonic"/>
          <w:rFonts w:ascii="Helvetica" w:hAnsi="Helvetica"/>
          <w:lang w:val="en-US"/>
        </w:rPr>
        <w:t>is,</w:t>
      </w:r>
      <w:r w:rsidRPr="00BB31EF">
        <w:rPr>
          <w:rStyle w:val="polytonic"/>
          <w:rFonts w:ascii="Helvetica" w:hAnsi="Helvetica"/>
          <w:lang w:val="en-US"/>
        </w:rPr>
        <w:t xml:space="preserve"> whether longer </w:t>
      </w:r>
      <w:r w:rsidR="009000BE" w:rsidRPr="00BB31EF">
        <w:rPr>
          <w:rFonts w:ascii="Helvetica" w:hAnsi="Helvetica"/>
          <w:color w:val="000000" w:themeColor="text1"/>
          <w:lang w:val="en-US"/>
        </w:rPr>
        <w:t>IFN</w:t>
      </w:r>
      <w:r w:rsidR="009000BE" w:rsidRPr="00BB31EF">
        <w:rPr>
          <w:rStyle w:val="polytonic"/>
          <w:rFonts w:ascii="Helvetica" w:hAnsi="Helvetica"/>
        </w:rPr>
        <w:t>γ</w:t>
      </w:r>
      <w:r w:rsidR="009000BE" w:rsidRPr="00BB31EF">
        <w:rPr>
          <w:rStyle w:val="polytonic"/>
          <w:rFonts w:ascii="Helvetica" w:hAnsi="Helvetica"/>
          <w:lang w:val="en-US"/>
        </w:rPr>
        <w:t xml:space="preserve"> </w:t>
      </w:r>
      <w:r w:rsidRPr="00BB31EF">
        <w:rPr>
          <w:rStyle w:val="polytonic"/>
          <w:rFonts w:ascii="Helvetica" w:hAnsi="Helvetica"/>
          <w:lang w:val="en-US"/>
        </w:rPr>
        <w:t xml:space="preserve">treatments might allow for closer synchronization of mRNA and protein levels upon perturbation. </w:t>
      </w:r>
    </w:p>
    <w:p w14:paraId="11114BD3" w14:textId="77777777" w:rsidR="00576377" w:rsidRPr="00BB31EF" w:rsidRDefault="00576377" w:rsidP="00EC5F6A">
      <w:pPr>
        <w:jc w:val="both"/>
        <w:rPr>
          <w:rFonts w:ascii="Helvetica" w:hAnsi="Helvetica"/>
          <w:sz w:val="22"/>
          <w:szCs w:val="22"/>
        </w:rPr>
      </w:pPr>
    </w:p>
    <w:p w14:paraId="5F9684FD" w14:textId="77777777" w:rsidR="00AA74D4" w:rsidRPr="00BB31EF"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1</w:t>
      </w: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Vogel, Christine, and Edward M. Marcotte. "Insights into the regulation of protein abundance from proteomic and transcriptomic analyses." Nature reviews genetics 13.4 (2012): 227-232.</w:t>
      </w:r>
    </w:p>
    <w:p w14:paraId="2C78C59D" w14:textId="77777777" w:rsidR="00AA74D4" w:rsidRPr="00BB31EF"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2</w:t>
      </w: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xml:space="preserve">: </w:t>
      </w:r>
      <w:proofErr w:type="spellStart"/>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Schwanhäusser</w:t>
      </w:r>
      <w:proofErr w:type="spellEnd"/>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Björn, et al. "Global quantification of mammalian gene expression control." Nature 473.7347 (2011): 337-342.</w:t>
      </w:r>
    </w:p>
    <w:p w14:paraId="3041DA7F" w14:textId="77777777" w:rsidR="00AA74D4" w:rsidRPr="00BB31EF" w:rsidRDefault="00FB7B7B"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3</w:t>
      </w:r>
      <w:r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w:t>
      </w:r>
      <w:r w:rsidR="00AA74D4" w:rsidRPr="00BB31EF">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Sharma, Kirti, et al. "Cell type–and brain region–resolved mouse brain proteome." Nature neuroscience 18.12 (2015): 1819-1831.</w:t>
      </w:r>
    </w:p>
    <w:p w14:paraId="69681865" w14:textId="77777777" w:rsidR="009000BE" w:rsidRDefault="009000BE" w:rsidP="00EC5F6A">
      <w:pPr>
        <w:jc w:val="both"/>
        <w:rPr>
          <w:ins w:id="77"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178F8802" w14:textId="77777777" w:rsidR="00F82FD3" w:rsidRDefault="00F82FD3" w:rsidP="00EC5F6A">
      <w:pPr>
        <w:jc w:val="both"/>
        <w:rPr>
          <w:ins w:id="78"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0E2F7B97" w14:textId="77777777" w:rsidR="00F82FD3" w:rsidRDefault="00F82FD3" w:rsidP="00EC5F6A">
      <w:pPr>
        <w:jc w:val="both"/>
        <w:rPr>
          <w:ins w:id="79"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2C1899D3" w14:textId="77777777" w:rsidR="00F82FD3" w:rsidRDefault="00F82FD3" w:rsidP="00EC5F6A">
      <w:pPr>
        <w:jc w:val="both"/>
        <w:rPr>
          <w:ins w:id="80"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7EAF2DD9" w14:textId="77777777" w:rsidR="00F82FD3" w:rsidRDefault="00F82FD3" w:rsidP="00EC5F6A">
      <w:pPr>
        <w:jc w:val="both"/>
        <w:rPr>
          <w:ins w:id="81"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088BB745" w14:textId="77777777" w:rsidR="00F82FD3" w:rsidRDefault="00F82FD3" w:rsidP="00EC5F6A">
      <w:pPr>
        <w:jc w:val="both"/>
        <w:rPr>
          <w:ins w:id="82"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297FF424" w14:textId="77777777" w:rsidR="00F82FD3" w:rsidRDefault="00F82FD3" w:rsidP="00EC5F6A">
      <w:pPr>
        <w:jc w:val="both"/>
        <w:rPr>
          <w:ins w:id="83"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D5D0ADC" w14:textId="77777777" w:rsidR="00F82FD3" w:rsidRPr="00640516" w:rsidRDefault="00F82FD3" w:rsidP="00F82FD3">
      <w:pPr>
        <w:jc w:val="both"/>
        <w:rPr>
          <w:ins w:id="84" w:author="Vincenth Brennsteiner" w:date="2025-05-01T22:31:00Z" w16du:dateUtc="2025-05-01T20:31:00Z"/>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pPr>
      <w:ins w:id="85" w:author="Vincenth Brennsteiner" w:date="2025-05-01T22:31:00Z" w16du:dateUtc="2025-05-01T20:31:00Z">
        <w:r w:rsidRPr="00640516">
          <w:rPr>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lastRenderedPageBreak/>
          <w:t>Method section:</w:t>
        </w:r>
      </w:ins>
    </w:p>
    <w:p w14:paraId="5576933B" w14:textId="77777777" w:rsidR="00F82FD3" w:rsidRPr="00BB31EF" w:rsidRDefault="00F82FD3" w:rsidP="00F82FD3">
      <w:pPr>
        <w:jc w:val="both"/>
        <w:rPr>
          <w:ins w:id="86" w:author="Vincenth Brennsteiner" w:date="2025-05-01T22:31:00Z" w16du:dateUtc="2025-05-01T20:31:00Z"/>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pPr>
    </w:p>
    <w:p w14:paraId="40FB1B32" w14:textId="77777777" w:rsidR="00F82FD3" w:rsidRPr="00BB31EF" w:rsidRDefault="00F82FD3" w:rsidP="00F82FD3">
      <w:pPr>
        <w:pStyle w:val="Body"/>
        <w:jc w:val="both"/>
        <w:rPr>
          <w:ins w:id="87" w:author="Vincenth Brennsteiner" w:date="2025-05-01T22:31:00Z" w16du:dateUtc="2025-05-01T20:31:00Z"/>
          <w:rFonts w:ascii="Helvetica" w:hAnsi="Helvetica"/>
          <w:b/>
          <w:bCs/>
          <w:lang w:val="en-US"/>
        </w:rPr>
      </w:pPr>
      <w:ins w:id="88" w:author="Vincenth Brennsteiner" w:date="2025-05-01T22:31:00Z" w16du:dateUtc="2025-05-01T20:31:00Z">
        <w:r w:rsidRPr="00BB31EF">
          <w:rPr>
            <w:rFonts w:ascii="Helvetica" w:hAnsi="Helvetica"/>
            <w:b/>
            <w:bCs/>
            <w:lang w:val="en-US"/>
          </w:rPr>
          <w:t>Multi-Omics Data Analysis:</w:t>
        </w:r>
      </w:ins>
    </w:p>
    <w:p w14:paraId="7C4F220E" w14:textId="77777777" w:rsidR="00F82FD3" w:rsidRPr="00BB31EF" w:rsidRDefault="00F82FD3" w:rsidP="00F82FD3">
      <w:pPr>
        <w:pStyle w:val="Body"/>
        <w:jc w:val="both"/>
        <w:rPr>
          <w:ins w:id="89" w:author="Vincenth Brennsteiner" w:date="2025-05-01T22:31:00Z" w16du:dateUtc="2025-05-01T20:31:00Z"/>
          <w:rFonts w:ascii="Helvetica" w:hAnsi="Helvetica"/>
          <w:lang w:val="en-US"/>
        </w:rPr>
      </w:pPr>
    </w:p>
    <w:p w14:paraId="02DA6B93" w14:textId="77777777" w:rsidR="00F82FD3" w:rsidRPr="00BB31EF" w:rsidRDefault="00F82FD3" w:rsidP="00F82FD3">
      <w:pPr>
        <w:jc w:val="both"/>
        <w:rPr>
          <w:ins w:id="90" w:author="Vincenth Brennsteiner" w:date="2025-05-01T22:31:00Z" w16du:dateUtc="2025-05-01T20:31:00Z"/>
          <w:rFonts w:ascii="Helvetica" w:hAnsi="Helvetica"/>
          <w:sz w:val="22"/>
          <w:szCs w:val="22"/>
        </w:rPr>
      </w:pPr>
      <w:ins w:id="91" w:author="Vincenth Brennsteiner" w:date="2025-05-01T22:31:00Z" w16du:dateUtc="2025-05-01T20:31:00Z">
        <w:r w:rsidRPr="00BB31EF">
          <w:rPr>
            <w:rFonts w:ascii="Helvetica" w:hAnsi="Helvetica"/>
            <w:sz w:val="22"/>
            <w:szCs w:val="22"/>
          </w:rPr>
          <w:t>In total, there were 18 samples consisting of ‘control’ or ‘</w:t>
        </w:r>
        <w:proofErr w:type="spellStart"/>
        <w:r w:rsidRPr="00BB31EF">
          <w:rPr>
            <w:rFonts w:ascii="Helvetica" w:hAnsi="Helvetica"/>
            <w:color w:val="000000" w:themeColor="text1"/>
            <w:sz w:val="22"/>
            <w:szCs w:val="22"/>
          </w:rPr>
          <w:t>IFN</w:t>
        </w:r>
        <w:r w:rsidRPr="00BB31EF">
          <w:rPr>
            <w:rStyle w:val="polytonic"/>
            <w:rFonts w:ascii="Helvetica" w:hAnsi="Helvetica"/>
            <w:sz w:val="22"/>
            <w:szCs w:val="22"/>
          </w:rPr>
          <w:t>γ</w:t>
        </w:r>
        <w:proofErr w:type="spellEnd"/>
        <w:r w:rsidRPr="00BB31EF">
          <w:rPr>
            <w:rFonts w:ascii="Helvetica" w:hAnsi="Helvetica"/>
            <w:sz w:val="22"/>
            <w:szCs w:val="22"/>
          </w:rPr>
          <w:t xml:space="preserve">’ treated Alpha, Beta or Delta cells, in biological triplicates. Proteomics and transcriptomics datasets were aggregated using custom Python code. Proteomics, transcriptomics and </w:t>
        </w:r>
        <w:proofErr w:type="spellStart"/>
        <w:r w:rsidRPr="00BB31EF">
          <w:rPr>
            <w:rFonts w:ascii="Helvetica" w:hAnsi="Helvetica"/>
            <w:sz w:val="22"/>
            <w:szCs w:val="22"/>
          </w:rPr>
          <w:t>phosphoproteomics</w:t>
        </w:r>
        <w:proofErr w:type="spellEnd"/>
        <w:r w:rsidRPr="00BB31EF">
          <w:rPr>
            <w:rFonts w:ascii="Helvetica" w:hAnsi="Helvetica"/>
            <w:sz w:val="22"/>
            <w:szCs w:val="22"/>
          </w:rPr>
          <w:t xml:space="preserve"> data were </w:t>
        </w:r>
        <w:proofErr w:type="spellStart"/>
        <w:r w:rsidRPr="00BB31EF">
          <w:rPr>
            <w:rFonts w:ascii="Helvetica" w:hAnsi="Helvetica"/>
            <w:sz w:val="22"/>
            <w:szCs w:val="22"/>
          </w:rPr>
          <w:t>were</w:t>
        </w:r>
        <w:proofErr w:type="spellEnd"/>
        <w:r w:rsidRPr="00BB31EF">
          <w:rPr>
            <w:rFonts w:ascii="Helvetica" w:hAnsi="Helvetica"/>
            <w:sz w:val="22"/>
            <w:szCs w:val="22"/>
          </w:rPr>
          <w:t xml:space="preserve"> obtained as raw reads and log2 </w:t>
        </w:r>
        <w:r>
          <w:rPr>
            <w:rFonts w:ascii="Helvetica" w:hAnsi="Helvetica"/>
            <w:sz w:val="22"/>
            <w:szCs w:val="22"/>
          </w:rPr>
          <w:t>transformed</w:t>
        </w:r>
        <w:r w:rsidRPr="00BB31EF">
          <w:rPr>
            <w:rFonts w:ascii="Helvetica" w:hAnsi="Helvetica"/>
            <w:sz w:val="22"/>
            <w:szCs w:val="22"/>
          </w:rPr>
          <w:t xml:space="preserve"> </w:t>
        </w:r>
        <w:r w:rsidRPr="00BB31EF">
          <w:rPr>
            <w:rFonts w:ascii="Helvetica" w:hAnsi="Helvetica"/>
            <w:sz w:val="22"/>
            <w:szCs w:val="22"/>
          </w:rPr>
          <w:t xml:space="preserve">prior to all other calculations. Numerical operations were performed using </w:t>
        </w:r>
        <w:r>
          <w:rPr>
            <w:rFonts w:ascii="Helvetica" w:hAnsi="Helvetica"/>
            <w:sz w:val="22"/>
            <w:szCs w:val="22"/>
          </w:rPr>
          <w:t xml:space="preserve">Pandas </w:t>
        </w:r>
        <w:r w:rsidRPr="00BB31EF">
          <w:rPr>
            <w:rFonts w:ascii="Helvetica" w:hAnsi="Helvetica"/>
            <w:sz w:val="22"/>
            <w:szCs w:val="22"/>
          </w:rPr>
          <w:t xml:space="preserve">(version 2.1.4, </w:t>
        </w:r>
        <w:r w:rsidRPr="00BB31EF">
          <w:rPr>
            <w:rFonts w:ascii="Helvetica" w:hAnsi="Helvetica"/>
            <w:color w:val="C00000"/>
            <w:sz w:val="22"/>
            <w:szCs w:val="22"/>
          </w:rPr>
          <w:t>[7]</w:t>
        </w:r>
        <w:r w:rsidRPr="00BB31EF">
          <w:rPr>
            <w:rFonts w:ascii="Helvetica" w:hAnsi="Helvetica"/>
            <w:sz w:val="22"/>
            <w:szCs w:val="22"/>
          </w:rPr>
          <w:t>)</w:t>
        </w:r>
        <w:r>
          <w:rPr>
            <w:rFonts w:ascii="Helvetica" w:hAnsi="Helvetica"/>
            <w:sz w:val="22"/>
            <w:szCs w:val="22"/>
          </w:rPr>
          <w:t xml:space="preserve"> and </w:t>
        </w:r>
        <w:proofErr w:type="spellStart"/>
        <w:r w:rsidRPr="00BB31EF">
          <w:rPr>
            <w:rFonts w:ascii="Helvetica" w:hAnsi="Helvetica"/>
            <w:sz w:val="22"/>
            <w:szCs w:val="22"/>
          </w:rPr>
          <w:t>Numpy</w:t>
        </w:r>
        <w:proofErr w:type="spellEnd"/>
        <w:r w:rsidRPr="00BB31EF">
          <w:rPr>
            <w:rFonts w:ascii="Helvetica" w:hAnsi="Helvetica"/>
            <w:sz w:val="22"/>
            <w:szCs w:val="22"/>
          </w:rPr>
          <w:t xml:space="preserve"> (version 1.26.2, </w:t>
        </w:r>
        <w:r w:rsidRPr="00BB31EF">
          <w:rPr>
            <w:rFonts w:ascii="Helvetica" w:hAnsi="Helvetica"/>
            <w:color w:val="C00000"/>
            <w:sz w:val="22"/>
            <w:szCs w:val="22"/>
          </w:rPr>
          <w:t>[4]</w:t>
        </w:r>
        <w:r w:rsidRPr="00BB31EF">
          <w:rPr>
            <w:rFonts w:ascii="Helvetica" w:hAnsi="Helvetica"/>
            <w:sz w:val="22"/>
            <w:szCs w:val="22"/>
          </w:rPr>
          <w:t xml:space="preserve">). </w:t>
        </w:r>
        <w:r w:rsidRPr="005B08F5">
          <w:rPr>
            <w:rFonts w:ascii="Helvetica" w:hAnsi="Helvetica"/>
            <w:sz w:val="22"/>
            <w:szCs w:val="22"/>
          </w:rPr>
          <w:t xml:space="preserve">ENSEMBL-IDs from transcriptomics data were mapped to canonical </w:t>
        </w:r>
        <w:proofErr w:type="spellStart"/>
        <w:r w:rsidRPr="005B08F5">
          <w:rPr>
            <w:rFonts w:ascii="Helvetica" w:hAnsi="Helvetica"/>
            <w:sz w:val="22"/>
            <w:szCs w:val="22"/>
          </w:rPr>
          <w:t>UniProt</w:t>
        </w:r>
        <w:proofErr w:type="spellEnd"/>
        <w:r w:rsidRPr="005B08F5">
          <w:rPr>
            <w:rFonts w:ascii="Helvetica" w:hAnsi="Helvetica"/>
            <w:sz w:val="22"/>
            <w:szCs w:val="22"/>
          </w:rPr>
          <w:t xml:space="preserve"> IDs (</w:t>
        </w:r>
        <w:proofErr w:type="spellStart"/>
        <w:r w:rsidRPr="005B08F5">
          <w:rPr>
            <w:rFonts w:ascii="Helvetica" w:hAnsi="Helvetica"/>
            <w:sz w:val="22"/>
            <w:szCs w:val="22"/>
          </w:rPr>
          <w:t>biomart</w:t>
        </w:r>
        <w:proofErr w:type="spellEnd"/>
        <w:r w:rsidRPr="005B08F5">
          <w:rPr>
            <w:rFonts w:ascii="Helvetica" w:hAnsi="Helvetica"/>
            <w:sz w:val="22"/>
            <w:szCs w:val="22"/>
          </w:rPr>
          <w:t xml:space="preserve"> 0.9.2), which were then matched to </w:t>
        </w:r>
        <w:proofErr w:type="spellStart"/>
        <w:r w:rsidRPr="005B08F5">
          <w:rPr>
            <w:rFonts w:ascii="Helvetica" w:hAnsi="Helvetica"/>
            <w:sz w:val="22"/>
            <w:szCs w:val="22"/>
          </w:rPr>
          <w:t>UniProt</w:t>
        </w:r>
        <w:proofErr w:type="spellEnd"/>
        <w:r w:rsidRPr="005B08F5">
          <w:rPr>
            <w:rFonts w:ascii="Helvetica" w:hAnsi="Helvetica"/>
            <w:sz w:val="22"/>
            <w:szCs w:val="22"/>
          </w:rPr>
          <w:t xml:space="preserve"> IDs from </w:t>
        </w:r>
        <w:r>
          <w:rPr>
            <w:rFonts w:ascii="Helvetica" w:hAnsi="Helvetica"/>
            <w:sz w:val="22"/>
            <w:szCs w:val="22"/>
          </w:rPr>
          <w:t>proteomics</w:t>
        </w:r>
        <w:r w:rsidRPr="005B08F5">
          <w:rPr>
            <w:rFonts w:ascii="Helvetica" w:hAnsi="Helvetica"/>
            <w:sz w:val="22"/>
            <w:szCs w:val="22"/>
          </w:rPr>
          <w:t xml:space="preserve"> data and the intersection kept for further analysis. </w:t>
        </w:r>
        <w:r w:rsidRPr="00BB31EF">
          <w:rPr>
            <w:rFonts w:ascii="Helvetica" w:hAnsi="Helvetica"/>
            <w:sz w:val="22"/>
            <w:szCs w:val="22"/>
          </w:rPr>
          <w:t>Correlation between proteomics and transcriptomics data was assessed for each possible replicate-combination between the two analysis methods. To assess inter-replicate correlation</w:t>
        </w:r>
        <w:r>
          <w:rPr>
            <w:rFonts w:ascii="Helvetica" w:hAnsi="Helvetica"/>
            <w:sz w:val="22"/>
            <w:szCs w:val="22"/>
          </w:rPr>
          <w:t>,</w:t>
        </w:r>
        <w:r w:rsidRPr="00BB31EF">
          <w:rPr>
            <w:rFonts w:ascii="Helvetica" w:hAnsi="Helvetica"/>
            <w:sz w:val="22"/>
            <w:szCs w:val="22"/>
          </w:rPr>
          <w:t xml:space="preserve"> simple linear regression (</w:t>
        </w:r>
        <w:proofErr w:type="spellStart"/>
        <w:r w:rsidRPr="00BB31EF">
          <w:rPr>
            <w:rFonts w:ascii="Helvetica" w:hAnsi="Helvetica"/>
            <w:sz w:val="22"/>
            <w:szCs w:val="22"/>
          </w:rPr>
          <w:t>sklearn</w:t>
        </w:r>
        <w:proofErr w:type="spellEnd"/>
        <w:r w:rsidRPr="00BB31EF">
          <w:rPr>
            <w:rFonts w:ascii="Helvetica" w:hAnsi="Helvetica"/>
            <w:sz w:val="22"/>
            <w:szCs w:val="22"/>
          </w:rPr>
          <w:t xml:space="preserve">, version 1.3.0 </w:t>
        </w:r>
        <w:r w:rsidRPr="00BB31EF">
          <w:rPr>
            <w:rFonts w:ascii="Helvetica" w:hAnsi="Helvetica"/>
            <w:color w:val="C00000"/>
            <w:sz w:val="22"/>
            <w:szCs w:val="22"/>
          </w:rPr>
          <w:t>[5]</w:t>
        </w:r>
        <w:r w:rsidRPr="00BB31EF">
          <w:rPr>
            <w:rFonts w:ascii="Helvetica" w:hAnsi="Helvetica"/>
            <w:sz w:val="22"/>
            <w:szCs w:val="22"/>
          </w:rPr>
          <w:t xml:space="preserve">), </w:t>
        </w:r>
        <w:r>
          <w:rPr>
            <w:rFonts w:ascii="Helvetica" w:hAnsi="Helvetica"/>
            <w:sz w:val="22"/>
            <w:szCs w:val="22"/>
          </w:rPr>
          <w:t xml:space="preserve">Pearson correlation (R) and </w:t>
        </w:r>
        <w:r w:rsidRPr="00BB31EF">
          <w:rPr>
            <w:rFonts w:ascii="Helvetica" w:hAnsi="Helvetica"/>
            <w:sz w:val="22"/>
            <w:szCs w:val="22"/>
          </w:rPr>
          <w:t>coefficient of determination (R-squared) values were calculated for each comparison and the results compared between cell types using two-sided two-sample t-tests (</w:t>
        </w:r>
        <w:proofErr w:type="spellStart"/>
        <w:r w:rsidRPr="00BB31EF">
          <w:rPr>
            <w:rFonts w:ascii="Helvetica" w:hAnsi="Helvetica"/>
            <w:sz w:val="22"/>
            <w:szCs w:val="22"/>
          </w:rPr>
          <w:t>scipy</w:t>
        </w:r>
        <w:proofErr w:type="spellEnd"/>
        <w:r w:rsidRPr="00BB31EF">
          <w:rPr>
            <w:rFonts w:ascii="Helvetica" w:hAnsi="Helvetica"/>
            <w:sz w:val="22"/>
            <w:szCs w:val="22"/>
          </w:rPr>
          <w:t xml:space="preserve">, version 1.11.4 </w:t>
        </w:r>
        <w:r w:rsidRPr="00BB31EF">
          <w:rPr>
            <w:rFonts w:ascii="Helvetica" w:hAnsi="Helvetica"/>
            <w:color w:val="C00000"/>
            <w:sz w:val="22"/>
            <w:szCs w:val="22"/>
          </w:rPr>
          <w:t>[6]</w:t>
        </w:r>
        <w:r w:rsidRPr="00BB31EF">
          <w:rPr>
            <w:rFonts w:ascii="Helvetica" w:hAnsi="Helvetica"/>
            <w:sz w:val="22"/>
            <w:szCs w:val="22"/>
          </w:rPr>
          <w:t>)</w:t>
        </w:r>
        <w:r>
          <w:rPr>
            <w:rFonts w:ascii="Helvetica" w:hAnsi="Helvetica"/>
            <w:sz w:val="22"/>
            <w:szCs w:val="22"/>
          </w:rPr>
          <w:t xml:space="preserve">. </w:t>
        </w:r>
        <w:r w:rsidRPr="00BB31EF">
          <w:rPr>
            <w:rFonts w:ascii="Helvetica" w:hAnsi="Helvetica"/>
            <w:sz w:val="22"/>
            <w:szCs w:val="22"/>
          </w:rPr>
          <w:t>To assess sample-sample correlation via clustering &amp; heatmaps</w:t>
        </w:r>
        <w:r>
          <w:rPr>
            <w:rFonts w:ascii="Helvetica" w:hAnsi="Helvetica"/>
            <w:sz w:val="22"/>
            <w:szCs w:val="22"/>
          </w:rPr>
          <w:t xml:space="preserve"> </w:t>
        </w:r>
        <w:r w:rsidRPr="00BB31EF">
          <w:rPr>
            <w:rFonts w:ascii="Helvetica" w:hAnsi="Helvetica"/>
            <w:sz w:val="22"/>
            <w:szCs w:val="22"/>
          </w:rPr>
          <w:t xml:space="preserve">proteomics and transcriptomics datasets were processed as follows: </w:t>
        </w:r>
        <w:r>
          <w:rPr>
            <w:rFonts w:ascii="Helvetica" w:hAnsi="Helvetica"/>
            <w:sz w:val="22"/>
            <w:szCs w:val="22"/>
          </w:rPr>
          <w:t xml:space="preserve">Initial </w:t>
        </w:r>
        <w:r w:rsidRPr="00BB31EF">
          <w:rPr>
            <w:rFonts w:ascii="Helvetica" w:hAnsi="Helvetica"/>
            <w:sz w:val="22"/>
            <w:szCs w:val="22"/>
          </w:rPr>
          <w:t xml:space="preserve">Gaussian imputation to eliminate missing values: missing values for each feature are imputed by randomly drawing from a normal distribution </w:t>
        </w:r>
        <w:proofErr w:type="gramStart"/>
        <w:r w:rsidRPr="00BB31EF">
          <w:rPr>
            <w:rFonts w:ascii="Helvetica" w:hAnsi="Helvetica"/>
            <w:sz w:val="22"/>
            <w:szCs w:val="22"/>
          </w:rPr>
          <w:t>N(</w:t>
        </w:r>
        <w:proofErr w:type="gramEnd"/>
        <w:r w:rsidRPr="00BB31EF">
          <w:rPr>
            <w:rFonts w:ascii="Helvetica" w:hAnsi="Helvetica"/>
            <w:sz w:val="22"/>
            <w:szCs w:val="22"/>
          </w:rPr>
          <w:t xml:space="preserve">μ, σ), where σ is the respective feature’s standard deviation </w:t>
        </w:r>
        <w:r w:rsidRPr="00BB31EF">
          <w:rPr>
            <w:rFonts w:ascii="Helvetica" w:hAnsi="Helvetica"/>
            <w:b/>
            <w:bCs/>
            <w:sz w:val="22"/>
            <w:szCs w:val="22"/>
          </w:rPr>
          <w:t xml:space="preserve">s </w:t>
        </w:r>
        <w:r w:rsidRPr="00BB31EF">
          <w:rPr>
            <w:rFonts w:ascii="Helvetica" w:hAnsi="Helvetica"/>
            <w:sz w:val="22"/>
            <w:szCs w:val="22"/>
          </w:rPr>
          <w:t>* 0.3, and μ</w:t>
        </w:r>
        <w:r w:rsidRPr="00BB31EF">
          <w:rPr>
            <w:rFonts w:ascii="Helvetica" w:hAnsi="Helvetica"/>
            <w:b/>
            <w:bCs/>
            <w:sz w:val="22"/>
            <w:szCs w:val="22"/>
          </w:rPr>
          <w:t xml:space="preserve"> </w:t>
        </w:r>
        <w:r w:rsidRPr="00BB31EF">
          <w:rPr>
            <w:rFonts w:ascii="Helvetica" w:hAnsi="Helvetica"/>
            <w:sz w:val="22"/>
            <w:szCs w:val="22"/>
          </w:rPr>
          <w:t xml:space="preserve">is the feature’s mean </w:t>
        </w:r>
        <w:r w:rsidRPr="00BB31EF">
          <w:rPr>
            <w:rFonts w:ascii="Helvetica" w:hAnsi="Helvetica"/>
            <w:b/>
            <w:bCs/>
            <w:sz w:val="22"/>
            <w:szCs w:val="22"/>
          </w:rPr>
          <w:t xml:space="preserve">x̄ </w:t>
        </w:r>
        <w:r w:rsidRPr="00BB31EF">
          <w:rPr>
            <w:rFonts w:ascii="Helvetica" w:hAnsi="Helvetica"/>
            <w:sz w:val="22"/>
            <w:szCs w:val="22"/>
          </w:rPr>
          <w:t>- 3*</w:t>
        </w:r>
        <w:r w:rsidRPr="00BB31EF">
          <w:rPr>
            <w:rFonts w:ascii="Helvetica" w:hAnsi="Helvetica"/>
            <w:b/>
            <w:bCs/>
            <w:sz w:val="22"/>
            <w:szCs w:val="22"/>
          </w:rPr>
          <w:t>s</w:t>
        </w:r>
        <w:r w:rsidRPr="00BB31EF">
          <w:rPr>
            <w:rFonts w:ascii="Helvetica" w:hAnsi="Helvetica"/>
            <w:sz w:val="22"/>
            <w:szCs w:val="22"/>
          </w:rPr>
          <w:t xml:space="preserve">. Then, features were scaled and centered by subtracting </w:t>
        </w:r>
        <w:r w:rsidRPr="00BB31EF">
          <w:rPr>
            <w:rFonts w:ascii="Helvetica" w:hAnsi="Helvetica"/>
            <w:b/>
            <w:bCs/>
            <w:sz w:val="22"/>
            <w:szCs w:val="22"/>
          </w:rPr>
          <w:t xml:space="preserve">x̄ </w:t>
        </w:r>
        <w:r w:rsidRPr="00BB31EF">
          <w:rPr>
            <w:rFonts w:ascii="Helvetica" w:hAnsi="Helvetica"/>
            <w:sz w:val="22"/>
            <w:szCs w:val="22"/>
          </w:rPr>
          <w:t xml:space="preserve">from each value and dividing by </w:t>
        </w:r>
        <w:r w:rsidRPr="00BB31EF">
          <w:rPr>
            <w:rFonts w:ascii="Helvetica" w:hAnsi="Helvetica"/>
            <w:b/>
            <w:bCs/>
            <w:sz w:val="22"/>
            <w:szCs w:val="22"/>
          </w:rPr>
          <w:t xml:space="preserve">s </w:t>
        </w:r>
        <w:r w:rsidRPr="00BB31EF">
          <w:rPr>
            <w:rFonts w:ascii="Helvetica" w:hAnsi="Helvetica"/>
            <w:sz w:val="22"/>
            <w:szCs w:val="22"/>
          </w:rPr>
          <w:t>(z-scoring). Lastly, the Pearson correlation between each sample was computed using Pandas</w:t>
        </w:r>
        <w:r>
          <w:rPr>
            <w:rFonts w:ascii="Helvetica" w:hAnsi="Helvetica"/>
            <w:sz w:val="22"/>
            <w:szCs w:val="22"/>
          </w:rPr>
          <w:t xml:space="preserve">. </w:t>
        </w:r>
        <w:r w:rsidRPr="00BB31EF">
          <w:rPr>
            <w:rFonts w:ascii="Helvetica" w:hAnsi="Helvetica"/>
            <w:sz w:val="22"/>
            <w:szCs w:val="22"/>
          </w:rPr>
          <w:t xml:space="preserve">Clustering and dendrograms were computed via </w:t>
        </w:r>
        <w:proofErr w:type="spellStart"/>
        <w:r w:rsidRPr="00BB31EF">
          <w:rPr>
            <w:rFonts w:ascii="Helvetica" w:hAnsi="Helvetica"/>
            <w:sz w:val="22"/>
            <w:szCs w:val="22"/>
          </w:rPr>
          <w:t>scipy’s</w:t>
        </w:r>
        <w:proofErr w:type="spellEnd"/>
        <w:r w:rsidRPr="00BB31EF">
          <w:rPr>
            <w:rFonts w:ascii="Helvetica" w:hAnsi="Helvetica"/>
            <w:sz w:val="22"/>
            <w:szCs w:val="22"/>
          </w:rPr>
          <w:t xml:space="preserve"> ‘linkage’ function, with the standard settings (linkage = ‘single’, metric = ‘</w:t>
        </w:r>
        <w:proofErr w:type="spellStart"/>
        <w:r w:rsidRPr="00BB31EF">
          <w:rPr>
            <w:rFonts w:ascii="Helvetica" w:hAnsi="Helvetica"/>
            <w:sz w:val="22"/>
            <w:szCs w:val="22"/>
          </w:rPr>
          <w:t>euclidean</w:t>
        </w:r>
        <w:proofErr w:type="spellEnd"/>
        <w:r w:rsidRPr="00BB31EF">
          <w:rPr>
            <w:rFonts w:ascii="Helvetica" w:hAnsi="Helvetica"/>
            <w:sz w:val="22"/>
            <w:szCs w:val="22"/>
          </w:rPr>
          <w:t>’). Seaborn (version 0.14.</w:t>
        </w:r>
        <w:proofErr w:type="gramStart"/>
        <w:r w:rsidRPr="00BB31EF">
          <w:rPr>
            <w:rFonts w:ascii="Helvetica" w:hAnsi="Helvetica"/>
            <w:sz w:val="22"/>
            <w:szCs w:val="22"/>
          </w:rPr>
          <w:t>0.dev</w:t>
        </w:r>
        <w:proofErr w:type="gramEnd"/>
        <w:r w:rsidRPr="00BB31EF">
          <w:rPr>
            <w:rFonts w:ascii="Helvetica" w:hAnsi="Helvetica"/>
            <w:sz w:val="22"/>
            <w:szCs w:val="22"/>
          </w:rPr>
          <w:t xml:space="preserve">0, </w:t>
        </w:r>
        <w:r w:rsidRPr="00BB31EF">
          <w:rPr>
            <w:rFonts w:ascii="Helvetica" w:hAnsi="Helvetica"/>
            <w:color w:val="C00000"/>
            <w:sz w:val="22"/>
            <w:szCs w:val="22"/>
          </w:rPr>
          <w:t>[8]</w:t>
        </w:r>
        <w:r w:rsidRPr="00BB31EF">
          <w:rPr>
            <w:rFonts w:ascii="Helvetica" w:hAnsi="Helvetica"/>
            <w:sz w:val="22"/>
            <w:szCs w:val="22"/>
          </w:rPr>
          <w:t>) was used to visualize correlation heatmaps and annotate sample</w:t>
        </w:r>
        <w:r>
          <w:rPr>
            <w:rFonts w:ascii="Helvetica" w:hAnsi="Helvetica"/>
            <w:sz w:val="22"/>
            <w:szCs w:val="22"/>
          </w:rPr>
          <w:t xml:space="preserve">s. </w:t>
        </w:r>
        <w:r w:rsidRPr="00BB31EF">
          <w:rPr>
            <w:rFonts w:ascii="Helvetica" w:hAnsi="Helvetica"/>
            <w:sz w:val="22"/>
            <w:szCs w:val="22"/>
          </w:rPr>
          <w:t xml:space="preserve">Datasets </w:t>
        </w:r>
        <w:r>
          <w:rPr>
            <w:rFonts w:ascii="Helvetica" w:hAnsi="Helvetica"/>
            <w:sz w:val="22"/>
            <w:szCs w:val="22"/>
          </w:rPr>
          <w:t>and</w:t>
        </w:r>
        <w:r w:rsidRPr="00BB31EF">
          <w:rPr>
            <w:rFonts w:ascii="Helvetica" w:hAnsi="Helvetica"/>
            <w:sz w:val="22"/>
            <w:szCs w:val="22"/>
          </w:rPr>
          <w:t xml:space="preserve"> code </w:t>
        </w:r>
        <w:r>
          <w:rPr>
            <w:rFonts w:ascii="Helvetica" w:hAnsi="Helvetica"/>
            <w:sz w:val="22"/>
            <w:szCs w:val="22"/>
          </w:rPr>
          <w:t>for this analysis are available</w:t>
        </w:r>
        <w:r w:rsidRPr="00BB31EF">
          <w:rPr>
            <w:rFonts w:ascii="Helvetica" w:hAnsi="Helvetica"/>
            <w:sz w:val="22"/>
            <w:szCs w:val="22"/>
          </w:rPr>
          <w:t xml:space="preserve"> </w:t>
        </w:r>
        <w:r w:rsidRPr="00BB31EF">
          <w:rPr>
            <w:rFonts w:ascii="Helvetica" w:hAnsi="Helvetica"/>
            <w:sz w:val="22"/>
            <w:szCs w:val="22"/>
          </w:rPr>
          <w:t xml:space="preserve">on GitHub: </w:t>
        </w:r>
        <w:r>
          <w:rPr>
            <w:rFonts w:ascii="Helvetica" w:hAnsi="Helvetica"/>
            <w:sz w:val="22"/>
            <w:szCs w:val="22"/>
          </w:rPr>
          <w:t>[</w:t>
        </w:r>
        <w:r w:rsidRPr="003C220A">
          <w:rPr>
            <w:rFonts w:ascii="Helvetica" w:hAnsi="Helvetica"/>
            <w:sz w:val="22"/>
            <w:szCs w:val="22"/>
          </w:rPr>
          <w:t>https://github.com/MannLabs/IsletsOmics.git</w:t>
        </w:r>
        <w:r w:rsidRPr="00BB31EF">
          <w:rPr>
            <w:rFonts w:ascii="Helvetica" w:hAnsi="Helvetica"/>
            <w:sz w:val="22"/>
            <w:szCs w:val="22"/>
          </w:rPr>
          <w:t>].</w:t>
        </w:r>
      </w:ins>
    </w:p>
    <w:p w14:paraId="105D9CE1" w14:textId="77777777" w:rsidR="00F82FD3" w:rsidRPr="00BB31EF" w:rsidRDefault="00F82FD3" w:rsidP="00F82FD3">
      <w:pPr>
        <w:jc w:val="both"/>
        <w:rPr>
          <w:ins w:id="92"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258193D" w14:textId="77777777" w:rsidR="00F82FD3" w:rsidRPr="001A066E" w:rsidRDefault="00F82FD3" w:rsidP="00F82FD3">
      <w:pPr>
        <w:jc w:val="both"/>
        <w:rPr>
          <w:ins w:id="93"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ins w:id="94" w:author="Vincenth Brennsteiner" w:date="2025-05-01T22:31:00Z" w16du:dateUtc="2025-05-01T20:31:00Z">
        <w:r w:rsidRPr="001A066E">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xml:space="preserve">[4]: </w:t>
        </w:r>
        <w:r w:rsidRPr="001A066E">
          <w:rPr>
            <w:rFonts w:ascii="Helvetica" w:hAnsi="Helvetica"/>
            <w:color w:val="C00000"/>
            <w:sz w:val="22"/>
            <w:szCs w:val="22"/>
          </w:rPr>
          <w:t>Harris, Charles R., et al. "Array programming with NumPy." Nature 585.7825 (2020): 357-362</w:t>
        </w:r>
      </w:ins>
    </w:p>
    <w:p w14:paraId="38CD1E2A" w14:textId="77777777" w:rsidR="00F82FD3" w:rsidRPr="001A066E" w:rsidRDefault="00F82FD3" w:rsidP="00F82FD3">
      <w:pPr>
        <w:jc w:val="both"/>
        <w:rPr>
          <w:ins w:id="95" w:author="Vincenth Brennsteiner" w:date="2025-05-01T22:31:00Z" w16du:dateUtc="2025-05-01T20:31:00Z"/>
          <w:rFonts w:ascii="Helvetica" w:hAnsi="Helvetica"/>
          <w:color w:val="C00000"/>
          <w:sz w:val="22"/>
          <w:szCs w:val="22"/>
        </w:rPr>
      </w:pPr>
      <w:ins w:id="96" w:author="Vincenth Brennsteiner" w:date="2025-05-01T22:31:00Z" w16du:dateUtc="2025-05-01T20:31:00Z">
        <w:r w:rsidRPr="001A066E">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t xml:space="preserve">[5]: </w:t>
        </w:r>
        <w:r w:rsidRPr="001A066E">
          <w:rPr>
            <w:rFonts w:ascii="Helvetica" w:hAnsi="Helvetica"/>
            <w:color w:val="C00000"/>
            <w:sz w:val="22"/>
            <w:szCs w:val="22"/>
          </w:rPr>
          <w:t>Pedregosa, Fabian. "Scikit‐learn: Machine learning in python Fabian." Journal of machine learning research 12 (2011): 2825.</w:t>
        </w:r>
      </w:ins>
    </w:p>
    <w:p w14:paraId="300B0567" w14:textId="77777777" w:rsidR="00F82FD3" w:rsidRPr="001A066E" w:rsidRDefault="00F82FD3" w:rsidP="00F82FD3">
      <w:pPr>
        <w:jc w:val="both"/>
        <w:rPr>
          <w:ins w:id="97" w:author="Vincenth Brennsteiner" w:date="2025-05-01T22:31:00Z" w16du:dateUtc="2025-05-01T20:31:00Z"/>
          <w:rFonts w:ascii="Helvetica" w:hAnsi="Helvetica"/>
          <w:color w:val="C00000"/>
          <w:sz w:val="22"/>
          <w:szCs w:val="22"/>
        </w:rPr>
      </w:pPr>
      <w:ins w:id="98" w:author="Vincenth Brennsteiner" w:date="2025-05-01T22:31:00Z" w16du:dateUtc="2025-05-01T20:31:00Z">
        <w:r w:rsidRPr="001A066E">
          <w:rPr>
            <w:rFonts w:ascii="Helvetica" w:hAnsi="Helvetica"/>
            <w:color w:val="C00000"/>
            <w:sz w:val="22"/>
            <w:szCs w:val="22"/>
          </w:rPr>
          <w:t>[6]: Virtanen, Pauli, et al. "SciPy 1.0: fundamental algorithms for scientific computing in Python." Nature methods 17.3 (2020): 261-272.</w:t>
        </w:r>
      </w:ins>
    </w:p>
    <w:p w14:paraId="31DB1995" w14:textId="77777777" w:rsidR="00F82FD3" w:rsidRPr="001A066E" w:rsidRDefault="00F82FD3" w:rsidP="00F82FD3">
      <w:pPr>
        <w:jc w:val="both"/>
        <w:rPr>
          <w:ins w:id="99" w:author="Vincenth Brennsteiner" w:date="2025-05-01T22:31:00Z" w16du:dateUtc="2025-05-01T20:31:00Z"/>
          <w:rFonts w:ascii="Helvetica" w:hAnsi="Helvetica"/>
          <w:color w:val="C00000"/>
          <w:sz w:val="22"/>
          <w:szCs w:val="22"/>
        </w:rPr>
      </w:pPr>
      <w:ins w:id="100" w:author="Vincenth Brennsteiner" w:date="2025-05-01T22:31:00Z" w16du:dateUtc="2025-05-01T20:31:00Z">
        <w:r w:rsidRPr="001A066E">
          <w:rPr>
            <w:rFonts w:ascii="Helvetica" w:hAnsi="Helvetica"/>
            <w:color w:val="C00000"/>
            <w:sz w:val="22"/>
            <w:szCs w:val="22"/>
          </w:rPr>
          <w:t>[7]: McKinney, Wes. "Data structures for statistical computing in Python." SciPy. Vol. 445. No. 1. 2010</w:t>
        </w:r>
      </w:ins>
    </w:p>
    <w:p w14:paraId="3D7148D0" w14:textId="77777777" w:rsidR="00F82FD3" w:rsidRPr="001A066E" w:rsidRDefault="00F82FD3" w:rsidP="00F82FD3">
      <w:pPr>
        <w:jc w:val="both"/>
        <w:rPr>
          <w:ins w:id="101"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ins w:id="102" w:author="Vincenth Brennsteiner" w:date="2025-05-01T22:31:00Z" w16du:dateUtc="2025-05-01T20:31:00Z">
        <w:r w:rsidRPr="001A066E">
          <w:rPr>
            <w:rFonts w:ascii="Helvetica" w:hAnsi="Helvetica"/>
            <w:color w:val="C00000"/>
            <w:sz w:val="22"/>
            <w:szCs w:val="22"/>
          </w:rPr>
          <w:t xml:space="preserve">[8]: Waskom, Michael L. "Seaborn: statistical data visualization." Journal of </w:t>
        </w:r>
        <w:proofErr w:type="gramStart"/>
        <w:r w:rsidRPr="001A066E">
          <w:rPr>
            <w:rFonts w:ascii="Helvetica" w:hAnsi="Helvetica"/>
            <w:color w:val="C00000"/>
            <w:sz w:val="22"/>
            <w:szCs w:val="22"/>
          </w:rPr>
          <w:t>Open Source</w:t>
        </w:r>
        <w:proofErr w:type="gramEnd"/>
        <w:r w:rsidRPr="001A066E">
          <w:rPr>
            <w:rFonts w:ascii="Helvetica" w:hAnsi="Helvetica"/>
            <w:color w:val="C00000"/>
            <w:sz w:val="22"/>
            <w:szCs w:val="22"/>
          </w:rPr>
          <w:t xml:space="preserve"> Software 6.60 (2021): 3021.</w:t>
        </w:r>
      </w:ins>
    </w:p>
    <w:p w14:paraId="0C936861" w14:textId="77777777" w:rsidR="00F82FD3" w:rsidRDefault="00F82FD3" w:rsidP="00EC5F6A">
      <w:pPr>
        <w:jc w:val="both"/>
        <w:rPr>
          <w:ins w:id="103"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C9D79A7" w14:textId="77777777" w:rsidR="00F82FD3" w:rsidRDefault="00F82FD3" w:rsidP="00EC5F6A">
      <w:pPr>
        <w:jc w:val="both"/>
        <w:rPr>
          <w:ins w:id="104"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93E00D6" w14:textId="77777777" w:rsidR="00F82FD3" w:rsidRDefault="00F82FD3" w:rsidP="00EC5F6A">
      <w:pPr>
        <w:jc w:val="both"/>
        <w:rPr>
          <w:ins w:id="105"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4B42C31C" w14:textId="77777777" w:rsidR="00F82FD3" w:rsidRDefault="00F82FD3" w:rsidP="00EC5F6A">
      <w:pPr>
        <w:jc w:val="both"/>
        <w:rPr>
          <w:ins w:id="106"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928FC13" w14:textId="77777777" w:rsidR="00F82FD3" w:rsidRDefault="00F82FD3" w:rsidP="00EC5F6A">
      <w:pPr>
        <w:jc w:val="both"/>
        <w:rPr>
          <w:ins w:id="107"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BCF5BB6" w14:textId="77777777" w:rsidR="00F82FD3" w:rsidRDefault="00F82FD3" w:rsidP="00EC5F6A">
      <w:pPr>
        <w:jc w:val="both"/>
        <w:rPr>
          <w:ins w:id="108"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64A08700" w14:textId="77777777" w:rsidR="00F82FD3" w:rsidRDefault="00F82FD3" w:rsidP="00EC5F6A">
      <w:pPr>
        <w:jc w:val="both"/>
        <w:rPr>
          <w:ins w:id="109"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224DCAD0" w14:textId="77777777" w:rsidR="00F82FD3" w:rsidRDefault="00F82FD3" w:rsidP="00EC5F6A">
      <w:pPr>
        <w:jc w:val="both"/>
        <w:rPr>
          <w:ins w:id="110"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113C8393" w14:textId="77777777" w:rsidR="00F82FD3" w:rsidRDefault="00F82FD3" w:rsidP="00EC5F6A">
      <w:pPr>
        <w:jc w:val="both"/>
        <w:rPr>
          <w:ins w:id="111"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0FE19040" w14:textId="77777777" w:rsidR="00F82FD3" w:rsidRDefault="00F82FD3" w:rsidP="00EC5F6A">
      <w:pPr>
        <w:jc w:val="both"/>
        <w:rPr>
          <w:ins w:id="112"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336223D1" w14:textId="77777777" w:rsidR="00F82FD3" w:rsidRDefault="00F82FD3" w:rsidP="00EC5F6A">
      <w:pPr>
        <w:jc w:val="both"/>
        <w:rPr>
          <w:ins w:id="113"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3A1DFEC2" w14:textId="77777777" w:rsidR="00F82FD3" w:rsidRDefault="00F82FD3" w:rsidP="00EC5F6A">
      <w:pPr>
        <w:jc w:val="both"/>
        <w:rPr>
          <w:ins w:id="114"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41F494D4" w14:textId="77777777" w:rsidR="00F82FD3" w:rsidRPr="00BB31EF" w:rsidRDefault="00F82FD3"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597CC7DC" w14:textId="77777777" w:rsidR="009000BE" w:rsidRPr="00BB31EF" w:rsidRDefault="009000BE" w:rsidP="00EC5F6A">
      <w:pPr>
        <w:jc w:val="both"/>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p>
    <w:p w14:paraId="4A28E055" w14:textId="77777777" w:rsidR="0092110D" w:rsidRPr="0092110D" w:rsidRDefault="00640516" w:rsidP="00EC5F6A">
      <w:pPr>
        <w:jc w:val="both"/>
        <w:rPr>
          <w:ins w:id="115" w:author="Vincenth Brennsteiner" w:date="2025-05-01T22:20:00Z" w16du:dateUtc="2025-05-01T20:20:00Z"/>
          <w:rFonts w:ascii="Helvetica" w:hAnsi="Helvetica"/>
          <w:color w:val="000000" w:themeColor="text1"/>
          <w:sz w:val="22"/>
          <w:szCs w:val="22"/>
        </w:rPr>
      </w:pPr>
      <w:del w:id="116" w:author="Vincenth Brennsteiner" w:date="2025-05-01T22:15:00Z" w16du:dateUtc="2025-05-01T20:15:00Z">
        <w:r w:rsidRPr="00640516" w:rsidDel="0092110D">
          <w:rPr>
            <w:rFonts w:ascii="Helvetica" w:hAnsi="Helvetica"/>
            <w:b/>
            <w:bCs/>
            <w:color w:val="000000" w:themeColor="text1"/>
            <w:sz w:val="22"/>
            <w:szCs w:val="22"/>
            <w:u w:val="single"/>
          </w:rPr>
          <w:lastRenderedPageBreak/>
          <w:delText xml:space="preserve">20250423_figure_panels_figure_5.ai </w:delText>
        </w:r>
        <w:r w:rsidR="009000BE" w:rsidRPr="00640516" w:rsidDel="0092110D">
          <w:rPr>
            <w:rFonts w:ascii="Helvetica" w:hAnsi="Helvetica"/>
            <w:b/>
            <w:bCs/>
            <w:color w:val="000000" w:themeColor="text1"/>
            <w:sz w:val="22"/>
            <w:szCs w:val="22"/>
            <w:u w:val="single"/>
          </w:rPr>
          <w:delText>caption:</w:delText>
        </w:r>
      </w:del>
      <w:ins w:id="117" w:author="Vincenth Brennsteiner" w:date="2025-05-01T22:15:00Z" w16du:dateUtc="2025-05-01T20:15:00Z">
        <w:r w:rsidR="0092110D">
          <w:rPr>
            <w:rFonts w:ascii="Helvetica" w:hAnsi="Helvetica"/>
            <w:b/>
            <w:bCs/>
            <w:color w:val="000000" w:themeColor="text1"/>
            <w:sz w:val="22"/>
            <w:szCs w:val="22"/>
            <w:u w:val="single"/>
          </w:rPr>
          <w:t xml:space="preserve">figure 5 caption </w:t>
        </w:r>
        <w:r w:rsidR="0092110D" w:rsidRPr="0092110D">
          <w:rPr>
            <w:rFonts w:ascii="Helvetica" w:hAnsi="Helvetica"/>
            <w:b/>
            <w:bCs/>
            <w:color w:val="000000" w:themeColor="text1"/>
            <w:sz w:val="22"/>
            <w:szCs w:val="22"/>
            <w:rPrChange w:id="118" w:author="Vincenth Brennsteiner" w:date="2025-05-01T22:21:00Z" w16du:dateUtc="2025-05-01T20:21:00Z">
              <w:rPr>
                <w:rFonts w:ascii="Helvetica" w:hAnsi="Helvetica"/>
                <w:b/>
                <w:bCs/>
                <w:color w:val="000000" w:themeColor="text1"/>
                <w:sz w:val="22"/>
                <w:szCs w:val="22"/>
                <w:u w:val="single"/>
              </w:rPr>
            </w:rPrChange>
          </w:rPr>
          <w:t>(as per discussed layou</w:t>
        </w:r>
      </w:ins>
      <w:ins w:id="119" w:author="Vincenth Brennsteiner" w:date="2025-05-01T22:16:00Z" w16du:dateUtc="2025-05-01T20:16:00Z">
        <w:r w:rsidR="0092110D" w:rsidRPr="0092110D">
          <w:rPr>
            <w:rFonts w:ascii="Helvetica" w:hAnsi="Helvetica"/>
            <w:b/>
            <w:bCs/>
            <w:color w:val="000000" w:themeColor="text1"/>
            <w:sz w:val="22"/>
            <w:szCs w:val="22"/>
            <w:rPrChange w:id="120" w:author="Vincenth Brennsteiner" w:date="2025-05-01T22:21:00Z" w16du:dateUtc="2025-05-01T20:21:00Z">
              <w:rPr>
                <w:rFonts w:ascii="Helvetica" w:hAnsi="Helvetica"/>
                <w:b/>
                <w:bCs/>
                <w:color w:val="000000" w:themeColor="text1"/>
                <w:sz w:val="22"/>
                <w:szCs w:val="22"/>
                <w:u w:val="single"/>
              </w:rPr>
            </w:rPrChange>
          </w:rPr>
          <w:t>t</w:t>
        </w:r>
      </w:ins>
      <w:ins w:id="121" w:author="Vincenth Brennsteiner" w:date="2025-05-01T22:19:00Z" w16du:dateUtc="2025-05-01T20:19:00Z">
        <w:r w:rsidR="0092110D" w:rsidRPr="0092110D">
          <w:rPr>
            <w:rFonts w:ascii="Helvetica" w:hAnsi="Helvetica"/>
            <w:color w:val="000000" w:themeColor="text1"/>
            <w:sz w:val="22"/>
            <w:szCs w:val="22"/>
            <w:rPrChange w:id="122" w:author="Vincenth Brennsteiner" w:date="2025-05-01T22:21:00Z" w16du:dateUtc="2025-05-01T20:21:00Z">
              <w:rPr>
                <w:rFonts w:ascii="Helvetica" w:hAnsi="Helvetica"/>
                <w:b/>
                <w:bCs/>
                <w:color w:val="000000" w:themeColor="text1"/>
                <w:sz w:val="22"/>
                <w:szCs w:val="22"/>
                <w:u w:val="single"/>
              </w:rPr>
            </w:rPrChange>
          </w:rPr>
          <w:t>, consists o</w:t>
        </w:r>
        <w:r w:rsidR="0092110D" w:rsidRPr="0092110D">
          <w:rPr>
            <w:rFonts w:ascii="Helvetica" w:hAnsi="Helvetica"/>
            <w:color w:val="000000" w:themeColor="text1"/>
            <w:sz w:val="22"/>
            <w:szCs w:val="22"/>
          </w:rPr>
          <w:t>f</w:t>
        </w:r>
      </w:ins>
    </w:p>
    <w:p w14:paraId="230C35B7" w14:textId="01E23946" w:rsidR="009000BE" w:rsidRPr="0092110D" w:rsidRDefault="0092110D" w:rsidP="0092110D">
      <w:pPr>
        <w:rPr>
          <w:rFonts w:ascii="Helvetica" w:hAnsi="Helvetica"/>
          <w:color w:val="000000" w:themeColor="text1"/>
          <w:sz w:val="22"/>
          <w:szCs w:val="22"/>
          <w:rPrChange w:id="123" w:author="Vincenth Brennsteiner" w:date="2025-05-01T22:21:00Z" w16du:dateUtc="2025-05-01T20:21:00Z">
            <w:rPr>
              <w:rFonts w:ascii="Helvetica" w:hAnsi="Helvetica"/>
              <w:b/>
              <w:bCs/>
              <w:color w:val="000000" w:themeColor="text1"/>
              <w:sz w:val="22"/>
              <w:szCs w:val="22"/>
              <w:u w:val="single"/>
            </w:rPr>
          </w:rPrChange>
        </w:rPr>
        <w:pPrChange w:id="124" w:author="Vincenth Brennsteiner" w:date="2025-05-01T22:20:00Z" w16du:dateUtc="2025-05-01T20:20:00Z">
          <w:pPr>
            <w:jc w:val="both"/>
          </w:pPr>
        </w:pPrChange>
      </w:pPr>
      <w:ins w:id="125" w:author="Vincenth Brennsteiner" w:date="2025-05-01T22:19:00Z" w16du:dateUtc="2025-05-01T20:19:00Z">
        <w:r w:rsidRPr="0092110D">
          <w:rPr>
            <w:rFonts w:ascii="Helvetica" w:hAnsi="Helvetica"/>
            <w:color w:val="000000" w:themeColor="text1"/>
            <w:sz w:val="22"/>
            <w:szCs w:val="22"/>
            <w:rPrChange w:id="126" w:author="Vincenth Brennsteiner" w:date="2025-05-01T22:21:00Z" w16du:dateUtc="2025-05-01T20:21:00Z">
              <w:rPr>
                <w:rFonts w:ascii="Helvetica" w:hAnsi="Helvetica"/>
                <w:b/>
                <w:bCs/>
                <w:color w:val="000000" w:themeColor="text1"/>
                <w:sz w:val="22"/>
                <w:szCs w:val="22"/>
                <w:u w:val="single"/>
              </w:rPr>
            </w:rPrChange>
          </w:rPr>
          <w:t>[</w:t>
        </w:r>
      </w:ins>
      <w:ins w:id="127" w:author="Vincenth Brennsteiner" w:date="2025-05-01T22:20:00Z" w16du:dateUtc="2025-05-01T20:20:00Z">
        <w:r w:rsidRPr="0092110D">
          <w:rPr>
            <w:rFonts w:ascii="Helvetica" w:hAnsi="Helvetica"/>
            <w:color w:val="000000" w:themeColor="text1"/>
            <w:sz w:val="22"/>
            <w:szCs w:val="22"/>
          </w:rPr>
          <w:t>figure_07_sample_sample_correlation_heatmap_transcriptomics.svg</w:t>
        </w:r>
        <w:r w:rsidRPr="0092110D">
          <w:rPr>
            <w:rFonts w:ascii="Helvetica" w:hAnsi="Helvetica"/>
            <w:color w:val="000000" w:themeColor="text1"/>
            <w:sz w:val="22"/>
            <w:szCs w:val="22"/>
          </w:rPr>
          <w:t xml:space="preserve">, </w:t>
        </w:r>
        <w:r w:rsidRPr="0092110D">
          <w:rPr>
            <w:rFonts w:ascii="Helvetica" w:hAnsi="Helvetica"/>
            <w:color w:val="000000" w:themeColor="text1"/>
            <w:sz w:val="22"/>
            <w:szCs w:val="22"/>
          </w:rPr>
          <w:t>figure_07_sample_sample_correlation_heatmap_proteomics.svg</w:t>
        </w:r>
        <w:r w:rsidRPr="0092110D">
          <w:rPr>
            <w:rFonts w:ascii="Helvetica" w:hAnsi="Helvetica"/>
            <w:color w:val="000000" w:themeColor="text1"/>
            <w:sz w:val="22"/>
            <w:szCs w:val="22"/>
          </w:rPr>
          <w:t xml:space="preserve">, </w:t>
        </w:r>
        <w:r w:rsidRPr="0092110D">
          <w:rPr>
            <w:rFonts w:ascii="Helvetica" w:hAnsi="Helvetica"/>
            <w:color w:val="000000" w:themeColor="text1"/>
            <w:sz w:val="22"/>
            <w:szCs w:val="22"/>
          </w:rPr>
          <w:t>figure_06_median_scatterplot_delta.svg</w:t>
        </w:r>
        <w:r w:rsidRPr="0092110D">
          <w:rPr>
            <w:rFonts w:ascii="Helvetica" w:hAnsi="Helvetica"/>
            <w:color w:val="000000" w:themeColor="text1"/>
            <w:sz w:val="22"/>
            <w:szCs w:val="22"/>
          </w:rPr>
          <w:t xml:space="preserve">, </w:t>
        </w:r>
        <w:r w:rsidRPr="0092110D">
          <w:rPr>
            <w:rFonts w:ascii="Helvetica" w:hAnsi="Helvetica"/>
            <w:color w:val="000000" w:themeColor="text1"/>
            <w:sz w:val="22"/>
            <w:szCs w:val="22"/>
          </w:rPr>
          <w:t>figure_06_median_scatterplot_beta.svg</w:t>
        </w:r>
        <w:r w:rsidRPr="0092110D">
          <w:rPr>
            <w:rFonts w:ascii="Helvetica" w:hAnsi="Helvetica"/>
            <w:color w:val="000000" w:themeColor="text1"/>
            <w:sz w:val="22"/>
            <w:szCs w:val="22"/>
          </w:rPr>
          <w:t xml:space="preserve">, </w:t>
        </w:r>
        <w:r w:rsidRPr="0092110D">
          <w:rPr>
            <w:rFonts w:ascii="Helvetica" w:hAnsi="Helvetica"/>
            <w:color w:val="000000" w:themeColor="text1"/>
            <w:sz w:val="22"/>
            <w:szCs w:val="22"/>
          </w:rPr>
          <w:t>figure_05_correlation_boxplots.svg</w:t>
        </w:r>
      </w:ins>
      <w:ins w:id="128" w:author="Vincenth Brennsteiner" w:date="2025-05-01T22:19:00Z" w16du:dateUtc="2025-05-01T20:19:00Z">
        <w:r w:rsidRPr="0092110D">
          <w:rPr>
            <w:rFonts w:ascii="Helvetica" w:hAnsi="Helvetica"/>
            <w:color w:val="000000" w:themeColor="text1"/>
            <w:sz w:val="22"/>
            <w:szCs w:val="22"/>
            <w:rPrChange w:id="129" w:author="Vincenth Brennsteiner" w:date="2025-05-01T22:21:00Z" w16du:dateUtc="2025-05-01T20:21:00Z">
              <w:rPr>
                <w:rFonts w:ascii="Helvetica" w:hAnsi="Helvetica"/>
                <w:b/>
                <w:bCs/>
                <w:color w:val="000000" w:themeColor="text1"/>
                <w:sz w:val="22"/>
                <w:szCs w:val="22"/>
                <w:u w:val="single"/>
              </w:rPr>
            </w:rPrChange>
          </w:rPr>
          <w:t>]</w:t>
        </w:r>
      </w:ins>
      <w:ins w:id="130" w:author="Vincenth Brennsteiner" w:date="2025-05-01T22:21:00Z" w16du:dateUtc="2025-05-01T20:21:00Z">
        <w:r w:rsidRPr="0092110D">
          <w:rPr>
            <w:rFonts w:ascii="Helvetica" w:hAnsi="Helvetica"/>
            <w:b/>
            <w:bCs/>
            <w:color w:val="000000" w:themeColor="text1"/>
            <w:sz w:val="22"/>
            <w:szCs w:val="22"/>
            <w:rPrChange w:id="131" w:author="Vincenth Brennsteiner" w:date="2025-05-01T22:21:00Z" w16du:dateUtc="2025-05-01T20:21:00Z">
              <w:rPr>
                <w:rFonts w:ascii="Helvetica" w:hAnsi="Helvetica"/>
                <w:b/>
                <w:bCs/>
                <w:color w:val="000000" w:themeColor="text1"/>
                <w:sz w:val="22"/>
                <w:szCs w:val="22"/>
                <w:u w:val="single"/>
              </w:rPr>
            </w:rPrChange>
          </w:rPr>
          <w:t>)</w:t>
        </w:r>
      </w:ins>
    </w:p>
    <w:p w14:paraId="26756B73" w14:textId="77777777" w:rsidR="005541D6" w:rsidRPr="00BB31EF" w:rsidRDefault="005541D6"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1A7D693" w14:textId="7ABB8E41" w:rsidR="005541D6" w:rsidRDefault="003D0F73" w:rsidP="00EC5F6A">
      <w:pPr>
        <w:jc w:val="both"/>
        <w:rPr>
          <w:ins w:id="132" w:author="Vincenth Brennsteiner" w:date="2025-05-01T22:18:00Z" w16du:dateUtc="2025-05-01T20:18: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A</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B</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Beta and Delta cell specific comparison of triplicate median values between proteomics (x-axis) and transcriptomics (y-axis) data. Simple linear regressions are shown as red dashed lines, with equations and R-squared values indicated in the respective boxes. </w:t>
      </w:r>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C</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All-versus-all replicate comparison between two treatment conditions. Each dot represents the Pearson correlation value from a unique pairing of one proteomics and one transcriptomics replicate</w:t>
      </w:r>
      <w:r w:rsidR="00B24310">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in their respective conditions.</w:t>
      </w:r>
      <w:r w:rsidR="00B24310">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ins w:id="133" w:author="Thielert, Marvin" w:date="2025-04-24T23:11:00Z">
        <w:r w:rsidR="005D469B">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P-values from two-sided independent t-tests are shown.</w:t>
        </w:r>
        <w:r w:rsidR="005D469B"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ins>
      <w:r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D</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w:t>
      </w:r>
      <w:r w:rsidR="00AF30ED"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Proteomics s</w:t>
      </w:r>
      <w:r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ample-sample Pearson correlation coefficient heatmap. Each tile is colored by the R-value of comparing two samples</w:t>
      </w:r>
      <w:r w:rsidR="00AF30ED"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xml:space="preserve">, rows and columns are sorted by single linkage Euclidean clustering. </w:t>
      </w:r>
      <w:r w:rsidR="00AF30ED" w:rsidRPr="00BB31EF">
        <w:rPr>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t>E</w:t>
      </w:r>
      <w:r w:rsidR="00AF30ED" w:rsidRPr="00BB31EF">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t>, Transcriptomics sample-sample Pearson correlation coefficient heatmap.</w:t>
      </w:r>
    </w:p>
    <w:p w14:paraId="4AA13182" w14:textId="77777777" w:rsidR="0092110D" w:rsidRDefault="0092110D" w:rsidP="00EC5F6A">
      <w:pPr>
        <w:jc w:val="both"/>
        <w:rPr>
          <w:ins w:id="134" w:author="Vincenth Brennsteiner" w:date="2025-05-01T22:18:00Z" w16du:dateUtc="2025-05-01T20:18: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2E78D9D3" w14:textId="65806F6C" w:rsidR="0092110D" w:rsidRPr="00BB31EF" w:rsidRDefault="0092110D"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ins w:id="135" w:author="Vincenth Brennsteiner" w:date="2025-05-01T22:18:00Z" w16du:dateUtc="2025-05-01T20:18:00Z">
        <w:r w:rsidRPr="0092110D">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drawing>
            <wp:inline distT="0" distB="0" distL="0" distR="0" wp14:anchorId="0B3F649E" wp14:editId="7415F1ED">
              <wp:extent cx="5731510" cy="2777490"/>
              <wp:effectExtent l="0" t="0" r="0" b="3810"/>
              <wp:docPr id="99131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11277" name=""/>
                      <pic:cNvPicPr/>
                    </pic:nvPicPr>
                    <pic:blipFill>
                      <a:blip r:embed="rId7"/>
                      <a:stretch>
                        <a:fillRect/>
                      </a:stretch>
                    </pic:blipFill>
                    <pic:spPr>
                      <a:xfrm>
                        <a:off x="0" y="0"/>
                        <a:ext cx="5731510" cy="2777490"/>
                      </a:xfrm>
                      <a:prstGeom prst="rect">
                        <a:avLst/>
                      </a:prstGeom>
                    </pic:spPr>
                  </pic:pic>
                </a:graphicData>
              </a:graphic>
            </wp:inline>
          </w:drawing>
        </w:r>
      </w:ins>
    </w:p>
    <w:p w14:paraId="1EDF76EF" w14:textId="77777777" w:rsidR="00FB7B7B" w:rsidRPr="00BB31EF"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DE264C5" w14:textId="77777777" w:rsidR="00FB7B7B" w:rsidRPr="00BB31EF" w:rsidRDefault="00FB7B7B"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140DCE0" w14:textId="2BB040AE" w:rsidR="00FB7B7B" w:rsidRPr="00640516" w:rsidDel="00F82FD3" w:rsidRDefault="00640516" w:rsidP="00EC5F6A">
      <w:pPr>
        <w:jc w:val="both"/>
        <w:rPr>
          <w:del w:id="136" w:author="Vincenth Brennsteiner" w:date="2025-05-01T22:31:00Z" w16du:dateUtc="2025-05-01T20:31:00Z"/>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pPr>
      <w:del w:id="137" w:author="Vincenth Brennsteiner" w:date="2025-05-01T22:31:00Z" w16du:dateUtc="2025-05-01T20:31:00Z">
        <w:r w:rsidRPr="00640516" w:rsidDel="00F82FD3">
          <w:rPr>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delText>Method</w:delText>
        </w:r>
        <w:r w:rsidR="00FB7B7B" w:rsidRPr="00640516" w:rsidDel="00F82FD3">
          <w:rPr>
            <w:rStyle w:val="polytonic"/>
            <w:rFonts w:ascii="Helvetica" w:eastAsia="Arial Unicode MS" w:hAnsi="Helvetica" w:cs="Arial Unicode MS"/>
            <w:b/>
            <w:bCs/>
            <w:color w:val="000000"/>
            <w:kern w:val="0"/>
            <w:sz w:val="22"/>
            <w:szCs w:val="22"/>
            <w:u w:val="single"/>
            <w:bdr w:val="nil"/>
            <w:lang w:eastAsia="en-GB"/>
            <w14:textOutline w14:w="0" w14:cap="flat" w14:cmpd="sng" w14:algn="ctr">
              <w14:noFill/>
              <w14:prstDash w14:val="solid"/>
              <w14:bevel/>
            </w14:textOutline>
            <w14:ligatures w14:val="none"/>
          </w:rPr>
          <w:delText xml:space="preserve"> section:</w:delText>
        </w:r>
      </w:del>
    </w:p>
    <w:p w14:paraId="606676FB" w14:textId="23AE2E1A" w:rsidR="00FB7B7B" w:rsidRPr="00BB31EF" w:rsidDel="00F82FD3" w:rsidRDefault="00FB7B7B" w:rsidP="00EC5F6A">
      <w:pPr>
        <w:jc w:val="both"/>
        <w:rPr>
          <w:del w:id="138" w:author="Vincenth Brennsteiner" w:date="2025-05-01T22:31:00Z" w16du:dateUtc="2025-05-01T20:31:00Z"/>
          <w:rStyle w:val="polytonic"/>
          <w:rFonts w:ascii="Helvetica" w:eastAsia="Arial Unicode MS" w:hAnsi="Helvetica" w:cs="Arial Unicode MS"/>
          <w:b/>
          <w:bCs/>
          <w:color w:val="000000"/>
          <w:kern w:val="0"/>
          <w:sz w:val="22"/>
          <w:szCs w:val="22"/>
          <w:bdr w:val="nil"/>
          <w:lang w:eastAsia="en-GB"/>
          <w14:textOutline w14:w="0" w14:cap="flat" w14:cmpd="sng" w14:algn="ctr">
            <w14:noFill/>
            <w14:prstDash w14:val="solid"/>
            <w14:bevel/>
          </w14:textOutline>
          <w14:ligatures w14:val="none"/>
        </w:rPr>
      </w:pPr>
    </w:p>
    <w:p w14:paraId="55EF73E4" w14:textId="56654F8D" w:rsidR="00FB7B7B" w:rsidRPr="00BB31EF" w:rsidDel="00F82FD3" w:rsidRDefault="00FB7B7B" w:rsidP="00EC5F6A">
      <w:pPr>
        <w:pStyle w:val="Body"/>
        <w:jc w:val="both"/>
        <w:rPr>
          <w:del w:id="139" w:author="Vincenth Brennsteiner" w:date="2025-05-01T22:31:00Z" w16du:dateUtc="2025-05-01T20:31:00Z"/>
          <w:rFonts w:ascii="Helvetica" w:hAnsi="Helvetica"/>
          <w:b/>
          <w:bCs/>
          <w:lang w:val="en-US"/>
        </w:rPr>
      </w:pPr>
      <w:del w:id="140" w:author="Vincenth Brennsteiner" w:date="2025-05-01T22:31:00Z" w16du:dateUtc="2025-05-01T20:31:00Z">
        <w:r w:rsidRPr="00BB31EF" w:rsidDel="00F82FD3">
          <w:rPr>
            <w:rFonts w:ascii="Helvetica" w:hAnsi="Helvetica"/>
            <w:b/>
            <w:bCs/>
            <w:lang w:val="en-US"/>
          </w:rPr>
          <w:delText>Multi-Omics Data Analysis:</w:delText>
        </w:r>
      </w:del>
    </w:p>
    <w:p w14:paraId="5E3DE391" w14:textId="07A9A7C5" w:rsidR="00FB7B7B" w:rsidRPr="00BB31EF" w:rsidDel="00F82FD3" w:rsidRDefault="00FB7B7B" w:rsidP="00EC5F6A">
      <w:pPr>
        <w:pStyle w:val="Body"/>
        <w:jc w:val="both"/>
        <w:rPr>
          <w:del w:id="141" w:author="Vincenth Brennsteiner" w:date="2025-05-01T22:31:00Z" w16du:dateUtc="2025-05-01T20:31:00Z"/>
          <w:rFonts w:ascii="Helvetica" w:hAnsi="Helvetica"/>
          <w:lang w:val="en-US"/>
        </w:rPr>
      </w:pPr>
    </w:p>
    <w:p w14:paraId="0750278B" w14:textId="71A270A1" w:rsidR="00FB7B7B" w:rsidRPr="00BB31EF" w:rsidDel="00F82FD3" w:rsidRDefault="00FB7B7B" w:rsidP="00EC5F6A">
      <w:pPr>
        <w:jc w:val="both"/>
        <w:rPr>
          <w:del w:id="142" w:author="Vincenth Brennsteiner" w:date="2025-05-01T22:31:00Z" w16du:dateUtc="2025-05-01T20:31:00Z"/>
          <w:rFonts w:ascii="Helvetica" w:hAnsi="Helvetica"/>
          <w:sz w:val="22"/>
          <w:szCs w:val="22"/>
        </w:rPr>
      </w:pPr>
      <w:del w:id="143" w:author="Vincenth Brennsteiner" w:date="2025-05-01T22:31:00Z" w16du:dateUtc="2025-05-01T20:31:00Z">
        <w:r w:rsidRPr="00BB31EF" w:rsidDel="00F82FD3">
          <w:rPr>
            <w:rFonts w:ascii="Helvetica" w:hAnsi="Helvetica"/>
            <w:sz w:val="22"/>
            <w:szCs w:val="22"/>
          </w:rPr>
          <w:delText>In total, there were 18 samples consisting of ‘control’ or ‘</w:delText>
        </w:r>
        <w:r w:rsidR="00FC1FF2" w:rsidRPr="00BB31EF" w:rsidDel="00F82FD3">
          <w:rPr>
            <w:rFonts w:ascii="Helvetica" w:hAnsi="Helvetica"/>
            <w:color w:val="000000" w:themeColor="text1"/>
            <w:sz w:val="22"/>
            <w:szCs w:val="22"/>
          </w:rPr>
          <w:delText>IFN</w:delText>
        </w:r>
        <w:r w:rsidR="00FC1FF2" w:rsidRPr="00BB31EF" w:rsidDel="00F82FD3">
          <w:rPr>
            <w:rStyle w:val="polytonic"/>
            <w:rFonts w:ascii="Helvetica" w:hAnsi="Helvetica"/>
            <w:sz w:val="22"/>
            <w:szCs w:val="22"/>
          </w:rPr>
          <w:delText>γ</w:delText>
        </w:r>
        <w:r w:rsidRPr="00BB31EF" w:rsidDel="00F82FD3">
          <w:rPr>
            <w:rFonts w:ascii="Helvetica" w:hAnsi="Helvetica"/>
            <w:sz w:val="22"/>
            <w:szCs w:val="22"/>
          </w:rPr>
          <w:delText>’ treated Alpha, Beta or Delta cells, in biological triplicates. Proteomics and transcriptomics datasets were aggregated using custom Python code. Proteom</w:delText>
        </w:r>
        <w:r w:rsidR="00FC1FF2" w:rsidRPr="00BB31EF" w:rsidDel="00F82FD3">
          <w:rPr>
            <w:rFonts w:ascii="Helvetica" w:hAnsi="Helvetica"/>
            <w:sz w:val="22"/>
            <w:szCs w:val="22"/>
          </w:rPr>
          <w:delText>ic</w:delText>
        </w:r>
        <w:r w:rsidRPr="00BB31EF" w:rsidDel="00F82FD3">
          <w:rPr>
            <w:rFonts w:ascii="Helvetica" w:hAnsi="Helvetica"/>
            <w:sz w:val="22"/>
            <w:szCs w:val="22"/>
          </w:rPr>
          <w:delText xml:space="preserve">s, </w:delText>
        </w:r>
        <w:r w:rsidR="00FC1FF2" w:rsidRPr="00BB31EF" w:rsidDel="00F82FD3">
          <w:rPr>
            <w:rFonts w:ascii="Helvetica" w:hAnsi="Helvetica"/>
            <w:sz w:val="22"/>
            <w:szCs w:val="22"/>
          </w:rPr>
          <w:delText>t</w:delText>
        </w:r>
        <w:r w:rsidRPr="00BB31EF" w:rsidDel="00F82FD3">
          <w:rPr>
            <w:rFonts w:ascii="Helvetica" w:hAnsi="Helvetica"/>
            <w:sz w:val="22"/>
            <w:szCs w:val="22"/>
          </w:rPr>
          <w:delText xml:space="preserve">ranscriptomics and </w:delText>
        </w:r>
        <w:r w:rsidR="00FC1FF2" w:rsidRPr="00BB31EF" w:rsidDel="00F82FD3">
          <w:rPr>
            <w:rFonts w:ascii="Helvetica" w:hAnsi="Helvetica"/>
            <w:sz w:val="22"/>
            <w:szCs w:val="22"/>
          </w:rPr>
          <w:delText>p</w:delText>
        </w:r>
        <w:r w:rsidRPr="00BB31EF" w:rsidDel="00F82FD3">
          <w:rPr>
            <w:rFonts w:ascii="Helvetica" w:hAnsi="Helvetica"/>
            <w:sz w:val="22"/>
            <w:szCs w:val="22"/>
          </w:rPr>
          <w:delText xml:space="preserve">hosphoproteomics data were were obtained as raw reads and log2 </w:delText>
        </w:r>
      </w:del>
      <w:del w:id="144" w:author="Vincenth Brennsteiner" w:date="2025-05-01T22:21:00Z" w16du:dateUtc="2025-05-01T20:21:00Z">
        <w:r w:rsidRPr="00BB31EF" w:rsidDel="0092110D">
          <w:rPr>
            <w:rFonts w:ascii="Helvetica" w:hAnsi="Helvetica"/>
            <w:sz w:val="22"/>
            <w:szCs w:val="22"/>
          </w:rPr>
          <w:delText xml:space="preserve">scaled </w:delText>
        </w:r>
      </w:del>
      <w:del w:id="145" w:author="Vincenth Brennsteiner" w:date="2025-05-01T22:31:00Z" w16du:dateUtc="2025-05-01T20:31:00Z">
        <w:r w:rsidRPr="00BB31EF" w:rsidDel="00F82FD3">
          <w:rPr>
            <w:rFonts w:ascii="Helvetica" w:hAnsi="Helvetica"/>
            <w:sz w:val="22"/>
            <w:szCs w:val="22"/>
          </w:rPr>
          <w:delText xml:space="preserve">prior to all other calculations. Numerical operations were performed using </w:delText>
        </w:r>
      </w:del>
      <w:del w:id="146" w:author="Vincenth Brennsteiner" w:date="2025-05-01T22:22:00Z" w16du:dateUtc="2025-05-01T20:22:00Z">
        <w:r w:rsidRPr="00BB31EF" w:rsidDel="0092110D">
          <w:rPr>
            <w:rFonts w:ascii="Helvetica" w:hAnsi="Helvetica"/>
            <w:sz w:val="22"/>
            <w:szCs w:val="22"/>
          </w:rPr>
          <w:delText xml:space="preserve">the </w:delText>
        </w:r>
      </w:del>
      <w:del w:id="147" w:author="Vincenth Brennsteiner" w:date="2025-05-01T22:31:00Z" w16du:dateUtc="2025-05-01T20:31:00Z">
        <w:r w:rsidRPr="00BB31EF" w:rsidDel="00F82FD3">
          <w:rPr>
            <w:rFonts w:ascii="Helvetica" w:hAnsi="Helvetica"/>
            <w:sz w:val="22"/>
            <w:szCs w:val="22"/>
          </w:rPr>
          <w:delText xml:space="preserve">Numpy </w:delText>
        </w:r>
      </w:del>
      <w:del w:id="148" w:author="Vincenth Brennsteiner" w:date="2025-05-01T22:22:00Z" w16du:dateUtc="2025-05-01T20:22:00Z">
        <w:r w:rsidRPr="00BB31EF" w:rsidDel="0092110D">
          <w:rPr>
            <w:rFonts w:ascii="Helvetica" w:hAnsi="Helvetica"/>
            <w:sz w:val="22"/>
            <w:szCs w:val="22"/>
          </w:rPr>
          <w:delText xml:space="preserve">package </w:delText>
        </w:r>
      </w:del>
      <w:del w:id="149" w:author="Vincenth Brennsteiner" w:date="2025-05-01T22:31:00Z" w16du:dateUtc="2025-05-01T20:31:00Z">
        <w:r w:rsidRPr="00BB31EF" w:rsidDel="00F82FD3">
          <w:rPr>
            <w:rFonts w:ascii="Helvetica" w:hAnsi="Helvetica"/>
            <w:sz w:val="22"/>
            <w:szCs w:val="22"/>
          </w:rPr>
          <w:delText xml:space="preserve">(version 1.26.2, </w:delText>
        </w:r>
        <w:r w:rsidRPr="00BB31EF" w:rsidDel="00F82FD3">
          <w:rPr>
            <w:rFonts w:ascii="Helvetica" w:hAnsi="Helvetica"/>
            <w:color w:val="C00000"/>
            <w:sz w:val="22"/>
            <w:szCs w:val="22"/>
          </w:rPr>
          <w:delText>[4]</w:delText>
        </w:r>
        <w:r w:rsidRPr="00BB31EF" w:rsidDel="00F82FD3">
          <w:rPr>
            <w:rFonts w:ascii="Helvetica" w:hAnsi="Helvetica"/>
            <w:sz w:val="22"/>
            <w:szCs w:val="22"/>
          </w:rPr>
          <w:delText>).</w:delText>
        </w:r>
        <w:r w:rsidR="00BB31EF" w:rsidRPr="00BB31EF" w:rsidDel="00F82FD3">
          <w:rPr>
            <w:rFonts w:ascii="Helvetica" w:hAnsi="Helvetica"/>
            <w:sz w:val="22"/>
            <w:szCs w:val="22"/>
          </w:rPr>
          <w:delText xml:space="preserve"> </w:delText>
        </w:r>
      </w:del>
      <w:ins w:id="150" w:author="Thielert, Marvin" w:date="2025-04-24T23:01:00Z">
        <w:del w:id="151" w:author="Vincenth Brennsteiner" w:date="2025-05-01T22:31:00Z" w16du:dateUtc="2025-05-01T20:31:00Z">
          <w:r w:rsidR="005B08F5" w:rsidRPr="005B08F5" w:rsidDel="00F82FD3">
            <w:rPr>
              <w:rFonts w:ascii="Helvetica" w:hAnsi="Helvetica"/>
              <w:sz w:val="22"/>
              <w:szCs w:val="22"/>
            </w:rPr>
            <w:delText xml:space="preserve">ENSEMBL-IDs from transcriptomics data were mapped to canonical UniProt IDs (biomart 0.9.2), which were then matched to UniProt IDs from </w:delText>
          </w:r>
        </w:del>
        <w:del w:id="152" w:author="Vincenth Brennsteiner" w:date="2025-05-01T22:23:00Z" w16du:dateUtc="2025-05-01T20:23:00Z">
          <w:r w:rsidR="005B08F5" w:rsidRPr="005B08F5" w:rsidDel="0092110D">
            <w:rPr>
              <w:rFonts w:ascii="Helvetica" w:hAnsi="Helvetica"/>
              <w:sz w:val="22"/>
              <w:szCs w:val="22"/>
            </w:rPr>
            <w:delText>transcriptomics</w:delText>
          </w:r>
        </w:del>
        <w:del w:id="153" w:author="Vincenth Brennsteiner" w:date="2025-05-01T22:31:00Z" w16du:dateUtc="2025-05-01T20:31:00Z">
          <w:r w:rsidR="005B08F5" w:rsidRPr="005B08F5" w:rsidDel="00F82FD3">
            <w:rPr>
              <w:rFonts w:ascii="Helvetica" w:hAnsi="Helvetica"/>
              <w:sz w:val="22"/>
              <w:szCs w:val="22"/>
            </w:rPr>
            <w:delText xml:space="preserve"> data and the intersection kept for further analysis. </w:delText>
          </w:r>
        </w:del>
      </w:ins>
      <w:del w:id="154" w:author="Vincenth Brennsteiner" w:date="2025-05-01T22:31:00Z" w16du:dateUtc="2025-05-01T20:31:00Z">
        <w:r w:rsidRPr="00BB31EF" w:rsidDel="00F82FD3">
          <w:rPr>
            <w:rFonts w:ascii="Helvetica" w:hAnsi="Helvetica"/>
            <w:sz w:val="22"/>
            <w:szCs w:val="22"/>
          </w:rPr>
          <w:delText>Correlation between proteomics and transcriptomics data was assessed for each possible replicate-combination between the two analysis methods. To assess inter-replicate correlation</w:delText>
        </w:r>
        <w:r w:rsidR="00BB31EF" w:rsidDel="00F82FD3">
          <w:rPr>
            <w:rFonts w:ascii="Helvetica" w:hAnsi="Helvetica"/>
            <w:sz w:val="22"/>
            <w:szCs w:val="22"/>
          </w:rPr>
          <w:delText>,</w:delText>
        </w:r>
        <w:r w:rsidRPr="00BB31EF" w:rsidDel="00F82FD3">
          <w:rPr>
            <w:rFonts w:ascii="Helvetica" w:hAnsi="Helvetica"/>
            <w:sz w:val="22"/>
            <w:szCs w:val="22"/>
          </w:rPr>
          <w:delText xml:space="preserve"> simple linear regression (sklearn, version 1.3.0 </w:delText>
        </w:r>
        <w:r w:rsidRPr="00BB31EF" w:rsidDel="00F82FD3">
          <w:rPr>
            <w:rFonts w:ascii="Helvetica" w:hAnsi="Helvetica"/>
            <w:color w:val="C00000"/>
            <w:sz w:val="22"/>
            <w:szCs w:val="22"/>
          </w:rPr>
          <w:delText>[5]</w:delText>
        </w:r>
        <w:r w:rsidRPr="00BB31EF" w:rsidDel="00F82FD3">
          <w:rPr>
            <w:rFonts w:ascii="Helvetica" w:hAnsi="Helvetica"/>
            <w:sz w:val="22"/>
            <w:szCs w:val="22"/>
          </w:rPr>
          <w:delText xml:space="preserve">), </w:delText>
        </w:r>
        <w:r w:rsidR="00BB31EF" w:rsidDel="00F82FD3">
          <w:rPr>
            <w:rFonts w:ascii="Helvetica" w:hAnsi="Helvetica"/>
            <w:sz w:val="22"/>
            <w:szCs w:val="22"/>
          </w:rPr>
          <w:delText xml:space="preserve">Pearson correlation (R) and </w:delText>
        </w:r>
        <w:r w:rsidRPr="00BB31EF" w:rsidDel="00F82FD3">
          <w:rPr>
            <w:rFonts w:ascii="Helvetica" w:hAnsi="Helvetica"/>
            <w:sz w:val="22"/>
            <w:szCs w:val="22"/>
          </w:rPr>
          <w:delText xml:space="preserve">coefficient of determination (R-squared) values were calculated for each comparison and the results compared between cell types using two-sided two-sample t-tests (scipy, version 1.11.4 </w:delText>
        </w:r>
        <w:r w:rsidRPr="00BB31EF" w:rsidDel="00F82FD3">
          <w:rPr>
            <w:rFonts w:ascii="Helvetica" w:hAnsi="Helvetica"/>
            <w:color w:val="C00000"/>
            <w:sz w:val="22"/>
            <w:szCs w:val="22"/>
          </w:rPr>
          <w:delText>[6]</w:delText>
        </w:r>
        <w:r w:rsidRPr="00BB31EF" w:rsidDel="00F82FD3">
          <w:rPr>
            <w:rFonts w:ascii="Helvetica" w:hAnsi="Helvetica"/>
            <w:sz w:val="22"/>
            <w:szCs w:val="22"/>
          </w:rPr>
          <w:delText>)</w:delText>
        </w:r>
      </w:del>
      <w:del w:id="155" w:author="Vincenth Brennsteiner" w:date="2025-05-01T22:24:00Z" w16du:dateUtc="2025-05-01T20:24:00Z">
        <w:r w:rsidR="00BB31EF" w:rsidDel="00B76C4D">
          <w:rPr>
            <w:rFonts w:ascii="Helvetica" w:hAnsi="Helvetica"/>
            <w:sz w:val="22"/>
            <w:szCs w:val="22"/>
          </w:rPr>
          <w:delText>, (</w:delText>
        </w:r>
        <w:r w:rsidR="00BB31EF" w:rsidRPr="00BB31EF" w:rsidDel="00B76C4D">
          <w:rPr>
            <w:rFonts w:ascii="Helvetica" w:hAnsi="Helvetica"/>
            <w:sz w:val="22"/>
            <w:szCs w:val="22"/>
          </w:rPr>
          <w:delText>figure</w:delText>
        </w:r>
        <w:r w:rsidR="00BB31EF" w:rsidDel="00B76C4D">
          <w:rPr>
            <w:rFonts w:ascii="Helvetica" w:hAnsi="Helvetica"/>
            <w:sz w:val="22"/>
            <w:szCs w:val="22"/>
          </w:rPr>
          <w:delText xml:space="preserve"> </w:delText>
        </w:r>
        <w:r w:rsidR="0076017F" w:rsidRPr="0076017F" w:rsidDel="00B76C4D">
          <w:rPr>
            <w:rFonts w:ascii="Helvetica" w:hAnsi="Helvetica"/>
            <w:color w:val="C00000"/>
            <w:sz w:val="22"/>
            <w:szCs w:val="22"/>
          </w:rPr>
          <w:delText>20250423_figure_panels_figure_5.ai</w:delText>
        </w:r>
        <w:r w:rsidR="0076017F" w:rsidDel="00B76C4D">
          <w:rPr>
            <w:rFonts w:ascii="Helvetica" w:hAnsi="Helvetica"/>
            <w:color w:val="C00000"/>
            <w:sz w:val="22"/>
            <w:szCs w:val="22"/>
          </w:rPr>
          <w:delText xml:space="preserve"> </w:delText>
        </w:r>
        <w:r w:rsidR="00BB31EF" w:rsidRPr="00BB31EF" w:rsidDel="00B76C4D">
          <w:rPr>
            <w:rFonts w:ascii="Helvetica" w:hAnsi="Helvetica"/>
            <w:sz w:val="22"/>
            <w:szCs w:val="22"/>
          </w:rPr>
          <w:delText>and supplementary</w:delText>
        </w:r>
        <w:r w:rsidR="00BB31EF" w:rsidDel="00B76C4D">
          <w:rPr>
            <w:rFonts w:ascii="Helvetica" w:hAnsi="Helvetica"/>
            <w:sz w:val="22"/>
            <w:szCs w:val="22"/>
          </w:rPr>
          <w:delText xml:space="preserve"> </w:delText>
        </w:r>
        <w:r w:rsidR="0076017F" w:rsidRPr="0076017F" w:rsidDel="00B76C4D">
          <w:rPr>
            <w:rStyle w:val="polytonic"/>
            <w:rFonts w:ascii="Helvetica" w:hAnsi="Helvetica"/>
            <w:color w:val="C00000"/>
            <w:sz w:val="22"/>
            <w:szCs w:val="22"/>
          </w:rPr>
          <w:delText>20250423_figure_panels_Fig_5_1_replicate_scatter.ai</w:delText>
        </w:r>
        <w:r w:rsidR="00BB31EF" w:rsidDel="00B76C4D">
          <w:rPr>
            <w:rStyle w:val="polytonic"/>
            <w:rFonts w:ascii="Helvetica" w:hAnsi="Helvetica"/>
            <w:color w:val="C00000"/>
            <w:sz w:val="22"/>
            <w:szCs w:val="22"/>
          </w:rPr>
          <w:delText>)</w:delText>
        </w:r>
        <w:r w:rsidRPr="00BB31EF" w:rsidDel="00B76C4D">
          <w:rPr>
            <w:rFonts w:ascii="Helvetica" w:hAnsi="Helvetica"/>
            <w:sz w:val="22"/>
            <w:szCs w:val="22"/>
          </w:rPr>
          <w:delText>.</w:delText>
        </w:r>
        <w:r w:rsidR="00BB31EF" w:rsidDel="00B76C4D">
          <w:rPr>
            <w:rFonts w:ascii="Helvetica" w:hAnsi="Helvetica"/>
            <w:sz w:val="22"/>
            <w:szCs w:val="22"/>
          </w:rPr>
          <w:delText xml:space="preserve"> </w:delText>
        </w:r>
      </w:del>
      <w:del w:id="156" w:author="Vincenth Brennsteiner" w:date="2025-05-01T22:31:00Z" w16du:dateUtc="2025-05-01T20:31:00Z">
        <w:r w:rsidRPr="00BB31EF" w:rsidDel="00F82FD3">
          <w:rPr>
            <w:rFonts w:ascii="Helvetica" w:hAnsi="Helvetica"/>
            <w:sz w:val="22"/>
            <w:szCs w:val="22"/>
          </w:rPr>
          <w:delText>To assess sample-sample correlation via clustering &amp; heatmaps</w:delText>
        </w:r>
        <w:r w:rsidR="00BB31EF" w:rsidDel="00F82FD3">
          <w:rPr>
            <w:rFonts w:ascii="Helvetica" w:hAnsi="Helvetica"/>
            <w:sz w:val="22"/>
            <w:szCs w:val="22"/>
          </w:rPr>
          <w:delText xml:space="preserve"> </w:delText>
        </w:r>
        <w:r w:rsidRPr="00BB31EF" w:rsidDel="00F82FD3">
          <w:rPr>
            <w:rFonts w:ascii="Helvetica" w:hAnsi="Helvetica"/>
            <w:sz w:val="22"/>
            <w:szCs w:val="22"/>
          </w:rPr>
          <w:delText xml:space="preserve">proteomics and transcriptomics datasets were processed as follows: </w:delText>
        </w:r>
        <w:r w:rsidR="00BB31EF" w:rsidDel="00F82FD3">
          <w:rPr>
            <w:rFonts w:ascii="Helvetica" w:hAnsi="Helvetica"/>
            <w:sz w:val="22"/>
            <w:szCs w:val="22"/>
          </w:rPr>
          <w:delText xml:space="preserve">Initial </w:delText>
        </w:r>
        <w:r w:rsidRPr="00BB31EF" w:rsidDel="00F82FD3">
          <w:rPr>
            <w:rFonts w:ascii="Helvetica" w:hAnsi="Helvetica"/>
            <w:sz w:val="22"/>
            <w:szCs w:val="22"/>
          </w:rPr>
          <w:delText xml:space="preserve">Gaussian imputation to eliminate missing values: missing values for each feature are imputed by randomly drawing from a normal distribution N(μ, σ), where σ is the respective feature’s standard deviation </w:delText>
        </w:r>
        <w:r w:rsidRPr="00BB31EF" w:rsidDel="00F82FD3">
          <w:rPr>
            <w:rFonts w:ascii="Helvetica" w:hAnsi="Helvetica"/>
            <w:b/>
            <w:bCs/>
            <w:sz w:val="22"/>
            <w:szCs w:val="22"/>
          </w:rPr>
          <w:delText xml:space="preserve">s </w:delText>
        </w:r>
        <w:r w:rsidRPr="00BB31EF" w:rsidDel="00F82FD3">
          <w:rPr>
            <w:rFonts w:ascii="Helvetica" w:hAnsi="Helvetica"/>
            <w:sz w:val="22"/>
            <w:szCs w:val="22"/>
          </w:rPr>
          <w:delText>* 0.3, and μ</w:delText>
        </w:r>
        <w:r w:rsidRPr="00BB31EF" w:rsidDel="00F82FD3">
          <w:rPr>
            <w:rFonts w:ascii="Helvetica" w:hAnsi="Helvetica"/>
            <w:b/>
            <w:bCs/>
            <w:sz w:val="22"/>
            <w:szCs w:val="22"/>
          </w:rPr>
          <w:delText xml:space="preserve"> </w:delText>
        </w:r>
        <w:r w:rsidRPr="00BB31EF" w:rsidDel="00F82FD3">
          <w:rPr>
            <w:rFonts w:ascii="Helvetica" w:hAnsi="Helvetica"/>
            <w:sz w:val="22"/>
            <w:szCs w:val="22"/>
          </w:rPr>
          <w:delText xml:space="preserve">is the feature’s mean </w:delText>
        </w:r>
        <w:r w:rsidRPr="00BB31EF" w:rsidDel="00F82FD3">
          <w:rPr>
            <w:rFonts w:ascii="Helvetica" w:hAnsi="Helvetica"/>
            <w:b/>
            <w:bCs/>
            <w:sz w:val="22"/>
            <w:szCs w:val="22"/>
          </w:rPr>
          <w:delText xml:space="preserve">x̄ </w:delText>
        </w:r>
        <w:r w:rsidRPr="00BB31EF" w:rsidDel="00F82FD3">
          <w:rPr>
            <w:rFonts w:ascii="Helvetica" w:hAnsi="Helvetica"/>
            <w:sz w:val="22"/>
            <w:szCs w:val="22"/>
          </w:rPr>
          <w:delText>- 3*</w:delText>
        </w:r>
        <w:r w:rsidRPr="00BB31EF" w:rsidDel="00F82FD3">
          <w:rPr>
            <w:rFonts w:ascii="Helvetica" w:hAnsi="Helvetica"/>
            <w:b/>
            <w:bCs/>
            <w:sz w:val="22"/>
            <w:szCs w:val="22"/>
          </w:rPr>
          <w:delText>s</w:delText>
        </w:r>
        <w:r w:rsidRPr="00BB31EF" w:rsidDel="00F82FD3">
          <w:rPr>
            <w:rFonts w:ascii="Helvetica" w:hAnsi="Helvetica"/>
            <w:sz w:val="22"/>
            <w:szCs w:val="22"/>
          </w:rPr>
          <w:delText xml:space="preserve">. Then, features were scaled and centered by subtracting </w:delText>
        </w:r>
        <w:r w:rsidRPr="00BB31EF" w:rsidDel="00F82FD3">
          <w:rPr>
            <w:rFonts w:ascii="Helvetica" w:hAnsi="Helvetica"/>
            <w:b/>
            <w:bCs/>
            <w:sz w:val="22"/>
            <w:szCs w:val="22"/>
          </w:rPr>
          <w:delText xml:space="preserve">x̄ </w:delText>
        </w:r>
        <w:r w:rsidRPr="00BB31EF" w:rsidDel="00F82FD3">
          <w:rPr>
            <w:rFonts w:ascii="Helvetica" w:hAnsi="Helvetica"/>
            <w:sz w:val="22"/>
            <w:szCs w:val="22"/>
          </w:rPr>
          <w:delText xml:space="preserve">from each value and dividing by </w:delText>
        </w:r>
        <w:r w:rsidRPr="00BB31EF" w:rsidDel="00F82FD3">
          <w:rPr>
            <w:rFonts w:ascii="Helvetica" w:hAnsi="Helvetica"/>
            <w:b/>
            <w:bCs/>
            <w:sz w:val="22"/>
            <w:szCs w:val="22"/>
          </w:rPr>
          <w:delText xml:space="preserve">s </w:delText>
        </w:r>
        <w:r w:rsidRPr="00BB31EF" w:rsidDel="00F82FD3">
          <w:rPr>
            <w:rFonts w:ascii="Helvetica" w:hAnsi="Helvetica"/>
            <w:sz w:val="22"/>
            <w:szCs w:val="22"/>
          </w:rPr>
          <w:delText>(z-scoring). Lastly, the Pearson correlation between each sample was computed using Pandas</w:delText>
        </w:r>
      </w:del>
      <w:del w:id="157" w:author="Vincenth Brennsteiner" w:date="2025-05-01T22:23:00Z" w16du:dateUtc="2025-05-01T20:23:00Z">
        <w:r w:rsidRPr="00BB31EF" w:rsidDel="0092110D">
          <w:rPr>
            <w:rFonts w:ascii="Helvetica" w:hAnsi="Helvetica"/>
            <w:sz w:val="22"/>
            <w:szCs w:val="22"/>
          </w:rPr>
          <w:delText xml:space="preserve"> (version 2.1.4, </w:delText>
        </w:r>
        <w:r w:rsidRPr="00BB31EF" w:rsidDel="0092110D">
          <w:rPr>
            <w:rFonts w:ascii="Helvetica" w:hAnsi="Helvetica"/>
            <w:color w:val="C00000"/>
            <w:sz w:val="22"/>
            <w:szCs w:val="22"/>
          </w:rPr>
          <w:delText>[7]</w:delText>
        </w:r>
        <w:r w:rsidRPr="00BB31EF" w:rsidDel="0092110D">
          <w:rPr>
            <w:rFonts w:ascii="Helvetica" w:hAnsi="Helvetica"/>
            <w:sz w:val="22"/>
            <w:szCs w:val="22"/>
          </w:rPr>
          <w:delText xml:space="preserve">). </w:delText>
        </w:r>
      </w:del>
      <w:del w:id="158" w:author="Vincenth Brennsteiner" w:date="2025-05-01T22:31:00Z" w16du:dateUtc="2025-05-01T20:31:00Z">
        <w:r w:rsidRPr="00BB31EF" w:rsidDel="00F82FD3">
          <w:rPr>
            <w:rFonts w:ascii="Helvetica" w:hAnsi="Helvetica"/>
            <w:sz w:val="22"/>
            <w:szCs w:val="22"/>
          </w:rPr>
          <w:delText xml:space="preserve">Clustering and dendrograms were computed via scipy’s ‘linkage’ function, with the standard settings (linkage = ‘single’, metric = ‘euclidean’). Seaborn (version 0.14.0.dev0, </w:delText>
        </w:r>
        <w:r w:rsidRPr="00BB31EF" w:rsidDel="00F82FD3">
          <w:rPr>
            <w:rFonts w:ascii="Helvetica" w:hAnsi="Helvetica"/>
            <w:color w:val="C00000"/>
            <w:sz w:val="22"/>
            <w:szCs w:val="22"/>
          </w:rPr>
          <w:delText>[8]</w:delText>
        </w:r>
        <w:r w:rsidRPr="00BB31EF" w:rsidDel="00F82FD3">
          <w:rPr>
            <w:rFonts w:ascii="Helvetica" w:hAnsi="Helvetica"/>
            <w:sz w:val="22"/>
            <w:szCs w:val="22"/>
          </w:rPr>
          <w:delText>) was used to visualize correlation heatmaps and annotate sample</w:delText>
        </w:r>
      </w:del>
      <w:del w:id="159" w:author="Vincenth Brennsteiner" w:date="2025-05-01T22:25:00Z" w16du:dateUtc="2025-05-01T20:25:00Z">
        <w:r w:rsidRPr="00BB31EF" w:rsidDel="00A44DF2">
          <w:rPr>
            <w:rFonts w:ascii="Helvetica" w:hAnsi="Helvetica"/>
            <w:sz w:val="22"/>
            <w:szCs w:val="22"/>
          </w:rPr>
          <w:delText>s</w:delText>
        </w:r>
        <w:r w:rsidR="00BB31EF" w:rsidDel="00A44DF2">
          <w:rPr>
            <w:rFonts w:ascii="Helvetica" w:hAnsi="Helvetica"/>
            <w:sz w:val="22"/>
            <w:szCs w:val="22"/>
          </w:rPr>
          <w:delText xml:space="preserve"> </w:delText>
        </w:r>
        <w:r w:rsidR="00BB31EF" w:rsidRPr="00BB31EF" w:rsidDel="00A44DF2">
          <w:rPr>
            <w:rFonts w:ascii="Helvetica" w:hAnsi="Helvetica"/>
            <w:sz w:val="22"/>
            <w:szCs w:val="22"/>
          </w:rPr>
          <w:delText>(figure</w:delText>
        </w:r>
        <w:r w:rsidR="00BB31EF" w:rsidDel="00A44DF2">
          <w:rPr>
            <w:rFonts w:ascii="Helvetica" w:hAnsi="Helvetica"/>
            <w:sz w:val="22"/>
            <w:szCs w:val="22"/>
          </w:rPr>
          <w:delText xml:space="preserve"> </w:delText>
        </w:r>
        <w:r w:rsidR="0076017F" w:rsidRPr="0076017F" w:rsidDel="00A44DF2">
          <w:rPr>
            <w:rFonts w:ascii="Helvetica" w:hAnsi="Helvetica"/>
            <w:color w:val="C00000"/>
            <w:sz w:val="22"/>
            <w:szCs w:val="22"/>
          </w:rPr>
          <w:delText>20250423_figure_panels_figure_5.ai</w:delText>
        </w:r>
        <w:r w:rsidR="00BB31EF" w:rsidRPr="00BB31EF" w:rsidDel="00A44DF2">
          <w:rPr>
            <w:rFonts w:ascii="Helvetica" w:hAnsi="Helvetica"/>
            <w:sz w:val="22"/>
            <w:szCs w:val="22"/>
          </w:rPr>
          <w:delText>)</w:delText>
        </w:r>
      </w:del>
      <w:del w:id="160" w:author="Vincenth Brennsteiner" w:date="2025-05-01T22:31:00Z" w16du:dateUtc="2025-05-01T20:31:00Z">
        <w:r w:rsidR="00BB31EF" w:rsidDel="00F82FD3">
          <w:rPr>
            <w:rFonts w:ascii="Helvetica" w:hAnsi="Helvetica"/>
            <w:sz w:val="22"/>
            <w:szCs w:val="22"/>
          </w:rPr>
          <w:delText xml:space="preserve">. </w:delText>
        </w:r>
        <w:r w:rsidRPr="00BB31EF" w:rsidDel="00F82FD3">
          <w:rPr>
            <w:rFonts w:ascii="Helvetica" w:hAnsi="Helvetica"/>
            <w:sz w:val="22"/>
            <w:szCs w:val="22"/>
          </w:rPr>
          <w:delText xml:space="preserve">Datasets </w:delText>
        </w:r>
        <w:r w:rsidR="003C220A" w:rsidDel="00F82FD3">
          <w:rPr>
            <w:rFonts w:ascii="Helvetica" w:hAnsi="Helvetica"/>
            <w:sz w:val="22"/>
            <w:szCs w:val="22"/>
          </w:rPr>
          <w:delText>and</w:delText>
        </w:r>
        <w:r w:rsidRPr="00BB31EF" w:rsidDel="00F82FD3">
          <w:rPr>
            <w:rFonts w:ascii="Helvetica" w:hAnsi="Helvetica"/>
            <w:sz w:val="22"/>
            <w:szCs w:val="22"/>
          </w:rPr>
          <w:delText xml:space="preserve"> code </w:delText>
        </w:r>
        <w:r w:rsidR="003C220A" w:rsidDel="00F82FD3">
          <w:rPr>
            <w:rFonts w:ascii="Helvetica" w:hAnsi="Helvetica"/>
            <w:sz w:val="22"/>
            <w:szCs w:val="22"/>
          </w:rPr>
          <w:delText xml:space="preserve">for this analysis are </w:delText>
        </w:r>
      </w:del>
      <w:del w:id="161" w:author="Vincenth Brennsteiner" w:date="2025-05-01T22:26:00Z" w16du:dateUtc="2025-05-01T20:26:00Z">
        <w:r w:rsidR="003C220A" w:rsidDel="00A44DF2">
          <w:rPr>
            <w:rFonts w:ascii="Helvetica" w:hAnsi="Helvetica"/>
            <w:sz w:val="22"/>
            <w:szCs w:val="22"/>
          </w:rPr>
          <w:delText>shared</w:delText>
        </w:r>
        <w:r w:rsidRPr="00BB31EF" w:rsidDel="00A44DF2">
          <w:rPr>
            <w:rFonts w:ascii="Helvetica" w:hAnsi="Helvetica"/>
            <w:sz w:val="22"/>
            <w:szCs w:val="22"/>
          </w:rPr>
          <w:delText xml:space="preserve"> </w:delText>
        </w:r>
      </w:del>
      <w:del w:id="162" w:author="Vincenth Brennsteiner" w:date="2025-05-01T22:31:00Z" w16du:dateUtc="2025-05-01T20:31:00Z">
        <w:r w:rsidRPr="00BB31EF" w:rsidDel="00F82FD3">
          <w:rPr>
            <w:rFonts w:ascii="Helvetica" w:hAnsi="Helvetica"/>
            <w:sz w:val="22"/>
            <w:szCs w:val="22"/>
          </w:rPr>
          <w:delText xml:space="preserve">on GitHub: </w:delText>
        </w:r>
        <w:r w:rsidR="003C220A" w:rsidDel="00F82FD3">
          <w:rPr>
            <w:rFonts w:ascii="Helvetica" w:hAnsi="Helvetica"/>
            <w:sz w:val="22"/>
            <w:szCs w:val="22"/>
          </w:rPr>
          <w:delText>[</w:delText>
        </w:r>
        <w:r w:rsidR="003C220A" w:rsidRPr="003C220A" w:rsidDel="00F82FD3">
          <w:rPr>
            <w:rFonts w:ascii="Helvetica" w:hAnsi="Helvetica"/>
            <w:sz w:val="22"/>
            <w:szCs w:val="22"/>
          </w:rPr>
          <w:delText>https://github.com/MannLabs/IsletsOmics.git</w:delText>
        </w:r>
        <w:r w:rsidRPr="00BB31EF" w:rsidDel="00F82FD3">
          <w:rPr>
            <w:rFonts w:ascii="Helvetica" w:hAnsi="Helvetica"/>
            <w:sz w:val="22"/>
            <w:szCs w:val="22"/>
          </w:rPr>
          <w:delText>].</w:delText>
        </w:r>
      </w:del>
    </w:p>
    <w:p w14:paraId="2909A842" w14:textId="7FC7B5A3" w:rsidR="00FB7B7B" w:rsidRPr="00BB31EF" w:rsidDel="00F82FD3" w:rsidRDefault="00FB7B7B" w:rsidP="00EC5F6A">
      <w:pPr>
        <w:jc w:val="both"/>
        <w:rPr>
          <w:del w:id="163"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288BE9F" w14:textId="17675DBB" w:rsidR="005541D6" w:rsidRPr="001A066E" w:rsidDel="00F82FD3" w:rsidRDefault="00FB7B7B" w:rsidP="00EC5F6A">
      <w:pPr>
        <w:jc w:val="both"/>
        <w:rPr>
          <w:del w:id="164"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del w:id="165" w:author="Vincenth Brennsteiner" w:date="2025-05-01T22:31:00Z" w16du:dateUtc="2025-05-01T20:31:00Z">
        <w:r w:rsidRPr="001A066E" w:rsidDel="00F82FD3">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delText xml:space="preserve">[4]: </w:delText>
        </w:r>
        <w:r w:rsidRPr="001A066E" w:rsidDel="00F82FD3">
          <w:rPr>
            <w:rFonts w:ascii="Helvetica" w:hAnsi="Helvetica"/>
            <w:color w:val="C00000"/>
            <w:sz w:val="22"/>
            <w:szCs w:val="22"/>
          </w:rPr>
          <w:delText>Harris, Charles R., et al. "Array programming with NumPy." Nature 585.7825 (2020): 357-362</w:delText>
        </w:r>
      </w:del>
    </w:p>
    <w:p w14:paraId="0305C104" w14:textId="6E391923" w:rsidR="00FB7B7B" w:rsidRPr="001A066E" w:rsidDel="00F82FD3" w:rsidRDefault="00FB7B7B" w:rsidP="00EC5F6A">
      <w:pPr>
        <w:jc w:val="both"/>
        <w:rPr>
          <w:del w:id="166" w:author="Vincenth Brennsteiner" w:date="2025-05-01T22:31:00Z" w16du:dateUtc="2025-05-01T20:31:00Z"/>
          <w:rFonts w:ascii="Helvetica" w:hAnsi="Helvetica"/>
          <w:color w:val="C00000"/>
          <w:sz w:val="22"/>
          <w:szCs w:val="22"/>
        </w:rPr>
      </w:pPr>
      <w:del w:id="167" w:author="Vincenth Brennsteiner" w:date="2025-05-01T22:31:00Z" w16du:dateUtc="2025-05-01T20:31:00Z">
        <w:r w:rsidRPr="001A066E" w:rsidDel="00F82FD3">
          <w:rPr>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delText xml:space="preserve">[5]: </w:delText>
        </w:r>
        <w:r w:rsidRPr="001A066E" w:rsidDel="00F82FD3">
          <w:rPr>
            <w:rFonts w:ascii="Helvetica" w:hAnsi="Helvetica"/>
            <w:color w:val="C00000"/>
            <w:sz w:val="22"/>
            <w:szCs w:val="22"/>
          </w:rPr>
          <w:delText>Pedregosa, Fabian. "Scikit‐learn: Machine learning in python Fabian." Journal of machine learning research 12 (2011): 2825.</w:delText>
        </w:r>
      </w:del>
    </w:p>
    <w:p w14:paraId="0ECA759F" w14:textId="7F680EE0" w:rsidR="00FB7B7B" w:rsidRPr="001A066E" w:rsidDel="00F82FD3" w:rsidRDefault="00FB7B7B" w:rsidP="00EC5F6A">
      <w:pPr>
        <w:jc w:val="both"/>
        <w:rPr>
          <w:del w:id="168" w:author="Vincenth Brennsteiner" w:date="2025-05-01T22:31:00Z" w16du:dateUtc="2025-05-01T20:31:00Z"/>
          <w:rFonts w:ascii="Helvetica" w:hAnsi="Helvetica"/>
          <w:color w:val="C00000"/>
          <w:sz w:val="22"/>
          <w:szCs w:val="22"/>
        </w:rPr>
      </w:pPr>
      <w:del w:id="169" w:author="Vincenth Brennsteiner" w:date="2025-05-01T22:31:00Z" w16du:dateUtc="2025-05-01T20:31:00Z">
        <w:r w:rsidRPr="001A066E" w:rsidDel="00F82FD3">
          <w:rPr>
            <w:rFonts w:ascii="Helvetica" w:hAnsi="Helvetica"/>
            <w:color w:val="C00000"/>
            <w:sz w:val="22"/>
            <w:szCs w:val="22"/>
          </w:rPr>
          <w:delText>[6]: Virtanen, Pauli, et al. "SciPy 1.0: fundamental algorithms for scientific computing in Python." Nature methods 17.3 (2020): 261-272.</w:delText>
        </w:r>
      </w:del>
    </w:p>
    <w:p w14:paraId="080F0CF7" w14:textId="31BC4904" w:rsidR="00FB7B7B" w:rsidRPr="001A066E" w:rsidDel="00F82FD3" w:rsidRDefault="00FB7B7B" w:rsidP="00EC5F6A">
      <w:pPr>
        <w:jc w:val="both"/>
        <w:rPr>
          <w:del w:id="170" w:author="Vincenth Brennsteiner" w:date="2025-05-01T22:31:00Z" w16du:dateUtc="2025-05-01T20:31:00Z"/>
          <w:rFonts w:ascii="Helvetica" w:hAnsi="Helvetica"/>
          <w:color w:val="C00000"/>
          <w:sz w:val="22"/>
          <w:szCs w:val="22"/>
        </w:rPr>
      </w:pPr>
      <w:del w:id="171" w:author="Vincenth Brennsteiner" w:date="2025-05-01T22:31:00Z" w16du:dateUtc="2025-05-01T20:31:00Z">
        <w:r w:rsidRPr="001A066E" w:rsidDel="00F82FD3">
          <w:rPr>
            <w:rFonts w:ascii="Helvetica" w:hAnsi="Helvetica"/>
            <w:color w:val="C00000"/>
            <w:sz w:val="22"/>
            <w:szCs w:val="22"/>
          </w:rPr>
          <w:delText>[7]: McKinney, Wes. "Data structures for statistical computing in Python." SciPy. Vol. 445. No. 1. 2010</w:delText>
        </w:r>
      </w:del>
    </w:p>
    <w:p w14:paraId="44710CB0" w14:textId="72AA93B8" w:rsidR="00FB7B7B" w:rsidRPr="001A066E" w:rsidDel="00F82FD3" w:rsidRDefault="00FB7B7B" w:rsidP="00EC5F6A">
      <w:pPr>
        <w:jc w:val="both"/>
        <w:rPr>
          <w:del w:id="172" w:author="Vincenth Brennsteiner" w:date="2025-05-01T22:31:00Z" w16du:dateUtc="2025-05-01T20:31:00Z"/>
          <w:rStyle w:val="polytonic"/>
          <w:rFonts w:ascii="Helvetica" w:eastAsia="Arial Unicode MS" w:hAnsi="Helvetica" w:cs="Arial Unicode MS"/>
          <w:color w:val="C00000"/>
          <w:kern w:val="0"/>
          <w:sz w:val="22"/>
          <w:szCs w:val="22"/>
          <w:bdr w:val="nil"/>
          <w:lang w:eastAsia="en-GB"/>
          <w14:textOutline w14:w="0" w14:cap="flat" w14:cmpd="sng" w14:algn="ctr">
            <w14:noFill/>
            <w14:prstDash w14:val="solid"/>
            <w14:bevel/>
          </w14:textOutline>
          <w14:ligatures w14:val="none"/>
        </w:rPr>
      </w:pPr>
      <w:del w:id="173" w:author="Vincenth Brennsteiner" w:date="2025-05-01T22:31:00Z" w16du:dateUtc="2025-05-01T20:31:00Z">
        <w:r w:rsidRPr="001A066E" w:rsidDel="00F82FD3">
          <w:rPr>
            <w:rFonts w:ascii="Helvetica" w:hAnsi="Helvetica"/>
            <w:color w:val="C00000"/>
            <w:sz w:val="22"/>
            <w:szCs w:val="22"/>
          </w:rPr>
          <w:delText>[8]: Waskom, Michael L. "Seaborn: statistical data visualization." Journal of Open Source Software 6.60 (2021): 3021.</w:delText>
        </w:r>
      </w:del>
    </w:p>
    <w:p w14:paraId="4000952D" w14:textId="77777777" w:rsidR="00FB7B7B" w:rsidRDefault="00FB7B7B" w:rsidP="00EC5F6A">
      <w:pPr>
        <w:jc w:val="both"/>
        <w:rPr>
          <w:ins w:id="174"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6A68FC0D" w14:textId="77777777" w:rsidR="006B7043" w:rsidRDefault="006B7043" w:rsidP="00EC5F6A">
      <w:pPr>
        <w:jc w:val="both"/>
        <w:rPr>
          <w:ins w:id="175"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2B82EBB" w14:textId="77777777" w:rsidR="006B7043" w:rsidRDefault="006B7043" w:rsidP="00EC5F6A">
      <w:pPr>
        <w:jc w:val="both"/>
        <w:rPr>
          <w:ins w:id="176"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4CAA4B4" w14:textId="77777777" w:rsidR="006B7043" w:rsidRDefault="006B7043" w:rsidP="00EC5F6A">
      <w:pPr>
        <w:jc w:val="both"/>
        <w:rPr>
          <w:ins w:id="177"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F32EFF9" w14:textId="77777777" w:rsidR="006B7043" w:rsidRDefault="006B7043" w:rsidP="00EC5F6A">
      <w:pPr>
        <w:jc w:val="both"/>
        <w:rPr>
          <w:ins w:id="178"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43C57A6B" w14:textId="77777777" w:rsidR="006B7043" w:rsidRDefault="006B7043" w:rsidP="00EC5F6A">
      <w:pPr>
        <w:jc w:val="both"/>
        <w:rPr>
          <w:ins w:id="179"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44F7DFCC" w14:textId="77777777" w:rsidR="006B7043" w:rsidRDefault="006B7043" w:rsidP="00EC5F6A">
      <w:pPr>
        <w:jc w:val="both"/>
        <w:rPr>
          <w:ins w:id="180"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4EEBCDE" w14:textId="77777777" w:rsidR="006B7043" w:rsidRDefault="006B7043" w:rsidP="00EC5F6A">
      <w:pPr>
        <w:jc w:val="both"/>
        <w:rPr>
          <w:ins w:id="181"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2A552F58" w14:textId="77777777" w:rsidR="006B7043" w:rsidRDefault="006B7043" w:rsidP="00EC5F6A">
      <w:pPr>
        <w:jc w:val="both"/>
        <w:rPr>
          <w:ins w:id="182"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11373D1" w14:textId="77777777" w:rsidR="006B7043" w:rsidRDefault="006B7043" w:rsidP="00EC5F6A">
      <w:pPr>
        <w:jc w:val="both"/>
        <w:rPr>
          <w:ins w:id="183"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45D7916" w14:textId="77777777" w:rsidR="006B7043" w:rsidRDefault="006B7043" w:rsidP="00EC5F6A">
      <w:pPr>
        <w:jc w:val="both"/>
        <w:rPr>
          <w:ins w:id="184"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642341D" w14:textId="77777777" w:rsidR="006B7043" w:rsidRDefault="006B7043" w:rsidP="00EC5F6A">
      <w:pPr>
        <w:jc w:val="both"/>
        <w:rPr>
          <w:ins w:id="185"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106ADD7C" w14:textId="77777777" w:rsidR="006B7043" w:rsidRDefault="006B7043" w:rsidP="00EC5F6A">
      <w:pPr>
        <w:jc w:val="both"/>
        <w:rPr>
          <w:ins w:id="186"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49FEA828" w14:textId="77777777" w:rsidR="006B7043" w:rsidRDefault="006B7043" w:rsidP="00EC5F6A">
      <w:pPr>
        <w:jc w:val="both"/>
        <w:rPr>
          <w:ins w:id="187"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09E66F1" w14:textId="77777777" w:rsidR="006B7043" w:rsidRDefault="006B7043" w:rsidP="00EC5F6A">
      <w:pPr>
        <w:jc w:val="both"/>
        <w:rPr>
          <w:ins w:id="188"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81360CF" w14:textId="77777777" w:rsidR="006B7043" w:rsidRDefault="006B7043" w:rsidP="00EC5F6A">
      <w:pPr>
        <w:jc w:val="both"/>
        <w:rPr>
          <w:ins w:id="189"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5DFD8C56" w14:textId="77777777" w:rsidR="006B7043" w:rsidDel="00DB3772" w:rsidRDefault="006B7043" w:rsidP="00EC5F6A">
      <w:pPr>
        <w:jc w:val="both"/>
        <w:rPr>
          <w:del w:id="190"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DFC1A75" w14:textId="77777777" w:rsidR="00DB3772" w:rsidRPr="00BB31EF" w:rsidRDefault="00DB3772" w:rsidP="00EC5F6A">
      <w:pPr>
        <w:jc w:val="both"/>
        <w:rPr>
          <w:ins w:id="191"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167C5FF" w14:textId="77777777" w:rsidR="00FB7B7B" w:rsidDel="0015515E" w:rsidRDefault="00FB7B7B" w:rsidP="00EC5F6A">
      <w:pPr>
        <w:jc w:val="both"/>
        <w:rPr>
          <w:del w:id="192" w:author="Vincenth Brennsteiner" w:date="2025-05-01T22:27:00Z" w16du:dateUtc="2025-05-01T20:27: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523C1FF" w14:textId="77777777" w:rsidR="00BB1C7B" w:rsidDel="0015515E" w:rsidRDefault="00BB1C7B" w:rsidP="00EC5F6A">
      <w:pPr>
        <w:jc w:val="both"/>
        <w:rPr>
          <w:del w:id="193" w:author="Vincenth Brennsteiner" w:date="2025-05-01T22:27:00Z" w16du:dateUtc="2025-05-01T20:27: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7D61EF1" w14:textId="77777777" w:rsidR="00BB1C7B" w:rsidDel="0015515E" w:rsidRDefault="00BB1C7B" w:rsidP="00EC5F6A">
      <w:pPr>
        <w:jc w:val="both"/>
        <w:rPr>
          <w:del w:id="194" w:author="Vincenth Brennsteiner" w:date="2025-05-01T22:27:00Z" w16du:dateUtc="2025-05-01T20:27: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2C6DCC15" w14:textId="77777777" w:rsidR="00BB1C7B" w:rsidDel="0015515E" w:rsidRDefault="00BB1C7B" w:rsidP="00EC5F6A">
      <w:pPr>
        <w:jc w:val="both"/>
        <w:rPr>
          <w:del w:id="195" w:author="Vincenth Brennsteiner" w:date="2025-05-01T22:27:00Z" w16du:dateUtc="2025-05-01T20:27: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B3B14E1" w14:textId="77777777" w:rsidR="00BB1C7B" w:rsidDel="0015515E" w:rsidRDefault="00BB1C7B" w:rsidP="00EC5F6A">
      <w:pPr>
        <w:jc w:val="both"/>
        <w:rPr>
          <w:del w:id="196" w:author="Vincenth Brennsteiner" w:date="2025-05-01T22:27:00Z" w16du:dateUtc="2025-05-01T20:27: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749CA7A5" w14:textId="77777777" w:rsidR="00BB1C7B" w:rsidRPr="00BB31EF" w:rsidDel="00DB3772" w:rsidRDefault="00BB1C7B" w:rsidP="00EC5F6A">
      <w:pPr>
        <w:jc w:val="both"/>
        <w:rPr>
          <w:del w:id="197" w:author="Vincenth Brennsteiner" w:date="2025-05-01T22:31:00Z" w16du:dateUtc="2025-05-01T20:31:00Z"/>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38D84FB7" w14:textId="192C8914" w:rsidR="005541D6" w:rsidRDefault="0015515E" w:rsidP="00EC5F6A">
      <w:pPr>
        <w:jc w:val="both"/>
        <w:rPr>
          <w:rFonts w:ascii="Helvetica" w:hAnsi="Helvetica"/>
          <w:color w:val="C00000"/>
          <w:sz w:val="22"/>
          <w:szCs w:val="22"/>
        </w:rPr>
      </w:pPr>
      <w:ins w:id="198" w:author="Vincenth Brennsteiner" w:date="2025-05-01T22:26:00Z" w16du:dateUtc="2025-05-01T20:26:00Z">
        <w:r>
          <w:rPr>
            <w:rFonts w:ascii="Helvetica" w:hAnsi="Helvetica"/>
            <w:b/>
            <w:bCs/>
            <w:color w:val="000000" w:themeColor="text1"/>
            <w:sz w:val="22"/>
            <w:szCs w:val="22"/>
            <w:u w:val="single"/>
          </w:rPr>
          <w:t xml:space="preserve">Supplementary </w:t>
        </w:r>
        <w:r>
          <w:rPr>
            <w:rFonts w:ascii="Helvetica" w:hAnsi="Helvetica"/>
            <w:b/>
            <w:bCs/>
            <w:color w:val="000000" w:themeColor="text1"/>
            <w:sz w:val="22"/>
            <w:szCs w:val="22"/>
            <w:u w:val="single"/>
          </w:rPr>
          <w:t>figure captio</w:t>
        </w:r>
        <w:r>
          <w:rPr>
            <w:rFonts w:ascii="Helvetica" w:hAnsi="Helvetica"/>
            <w:b/>
            <w:bCs/>
            <w:color w:val="000000" w:themeColor="text1"/>
            <w:sz w:val="22"/>
            <w:szCs w:val="22"/>
            <w:u w:val="single"/>
          </w:rPr>
          <w:t>n</w:t>
        </w:r>
        <w:r w:rsidRPr="0015515E">
          <w:rPr>
            <w:rFonts w:ascii="Helvetica" w:hAnsi="Helvetica"/>
            <w:color w:val="000000" w:themeColor="text1"/>
            <w:sz w:val="22"/>
            <w:szCs w:val="22"/>
            <w:rPrChange w:id="199" w:author="Vincenth Brennsteiner" w:date="2025-05-01T22:26:00Z" w16du:dateUtc="2025-05-01T20:26:00Z">
              <w:rPr>
                <w:rFonts w:ascii="Helvetica" w:hAnsi="Helvetica"/>
                <w:b/>
                <w:bCs/>
                <w:color w:val="000000" w:themeColor="text1"/>
                <w:sz w:val="22"/>
                <w:szCs w:val="22"/>
                <w:u w:val="single"/>
              </w:rPr>
            </w:rPrChange>
          </w:rPr>
          <w:t xml:space="preserve"> (</w:t>
        </w:r>
      </w:ins>
      <w:ins w:id="200" w:author="Vincenth Brennsteiner" w:date="2025-05-01T22:28:00Z" w16du:dateUtc="2025-05-01T20:28:00Z">
        <w:r>
          <w:rPr>
            <w:rFonts w:ascii="Helvetica" w:hAnsi="Helvetica"/>
            <w:color w:val="000000" w:themeColor="text1"/>
            <w:sz w:val="22"/>
            <w:szCs w:val="22"/>
          </w:rPr>
          <w:t>Containing all fig_04 panels</w:t>
        </w:r>
      </w:ins>
      <w:ins w:id="201" w:author="Vincenth Brennsteiner" w:date="2025-05-01T22:26:00Z" w16du:dateUtc="2025-05-01T20:26:00Z">
        <w:r w:rsidRPr="0015515E">
          <w:rPr>
            <w:rFonts w:ascii="Helvetica" w:hAnsi="Helvetica"/>
            <w:color w:val="000000" w:themeColor="text1"/>
            <w:sz w:val="22"/>
            <w:szCs w:val="22"/>
            <w:rPrChange w:id="202" w:author="Vincenth Brennsteiner" w:date="2025-05-01T22:26:00Z" w16du:dateUtc="2025-05-01T20:26:00Z">
              <w:rPr>
                <w:rFonts w:ascii="Helvetica" w:hAnsi="Helvetica"/>
                <w:b/>
                <w:bCs/>
                <w:color w:val="000000" w:themeColor="text1"/>
                <w:sz w:val="22"/>
                <w:szCs w:val="22"/>
                <w:u w:val="single"/>
              </w:rPr>
            </w:rPrChange>
          </w:rPr>
          <w:t>)</w:t>
        </w:r>
      </w:ins>
      <w:del w:id="203" w:author="Vincenth Brennsteiner" w:date="2025-05-01T22:26:00Z" w16du:dateUtc="2025-05-01T20:26:00Z">
        <w:r w:rsidR="00754450" w:rsidRPr="00754450" w:rsidDel="0015515E">
          <w:rPr>
            <w:rFonts w:ascii="Helvetica" w:hAnsi="Helvetica"/>
            <w:color w:val="C00000"/>
            <w:sz w:val="22"/>
            <w:szCs w:val="22"/>
          </w:rPr>
          <w:delText>20250423</w:delText>
        </w:r>
        <w:r w:rsidR="00754450" w:rsidDel="0015515E">
          <w:rPr>
            <w:rFonts w:ascii="Helvetica" w:hAnsi="Helvetica"/>
            <w:color w:val="C00000"/>
            <w:sz w:val="22"/>
            <w:szCs w:val="22"/>
          </w:rPr>
          <w:delText>_</w:delText>
        </w:r>
        <w:r w:rsidR="00754450" w:rsidRPr="00754450" w:rsidDel="0015515E">
          <w:rPr>
            <w:rFonts w:ascii="Helvetica" w:hAnsi="Helvetica"/>
            <w:color w:val="C00000"/>
            <w:sz w:val="22"/>
            <w:szCs w:val="22"/>
          </w:rPr>
          <w:delText>figure_panels_replicate_precision_P_T</w:delText>
        </w:r>
        <w:r w:rsidR="005541D6" w:rsidRPr="00BB31EF" w:rsidDel="0015515E">
          <w:rPr>
            <w:rFonts w:ascii="Helvetica" w:hAnsi="Helvetica"/>
            <w:color w:val="C00000"/>
            <w:sz w:val="22"/>
            <w:szCs w:val="22"/>
          </w:rPr>
          <w:delText>.</w:delText>
        </w:r>
        <w:r w:rsidR="00754450" w:rsidDel="0015515E">
          <w:rPr>
            <w:rFonts w:ascii="Helvetica" w:hAnsi="Helvetica"/>
            <w:color w:val="C00000"/>
            <w:sz w:val="22"/>
            <w:szCs w:val="22"/>
          </w:rPr>
          <w:delText>ai (screenshot as placeholder)</w:delText>
        </w:r>
      </w:del>
    </w:p>
    <w:p w14:paraId="5D76F32D" w14:textId="77777777" w:rsidR="00DE0300" w:rsidRDefault="00DE0300" w:rsidP="00EC5F6A">
      <w:pPr>
        <w:jc w:val="both"/>
        <w:rPr>
          <w:rFonts w:ascii="Helvetica" w:hAnsi="Helvetica"/>
          <w:color w:val="C00000"/>
          <w:sz w:val="22"/>
          <w:szCs w:val="22"/>
        </w:rPr>
      </w:pPr>
    </w:p>
    <w:p w14:paraId="375BDB11" w14:textId="1F5A69DE" w:rsidR="00DE0300" w:rsidRPr="00DE0300" w:rsidRDefault="00DE0300" w:rsidP="00EC5F6A">
      <w:pPr>
        <w:jc w:val="both"/>
        <w:rPr>
          <w:rFonts w:ascii="Helvetica" w:hAnsi="Helvetica"/>
          <w:color w:val="000000" w:themeColor="text1"/>
          <w:sz w:val="22"/>
          <w:szCs w:val="22"/>
        </w:rPr>
      </w:pPr>
      <w:r w:rsidRPr="00DE0300">
        <w:rPr>
          <w:rFonts w:ascii="Helvetica" w:hAnsi="Helvetica"/>
          <w:i/>
          <w:iCs/>
          <w:color w:val="C00000"/>
          <w:sz w:val="22"/>
          <w:szCs w:val="22"/>
        </w:rPr>
        <w:t>Caption:</w:t>
      </w:r>
      <w:r>
        <w:rPr>
          <w:rFonts w:ascii="Helvetica" w:hAnsi="Helvetica"/>
          <w:color w:val="C00000"/>
          <w:sz w:val="22"/>
          <w:szCs w:val="22"/>
        </w:rPr>
        <w:t xml:space="preserve"> Supplementary Fig.</w:t>
      </w:r>
      <w:ins w:id="204" w:author="Vincenth Brennsteiner" w:date="2025-05-01T22:28:00Z" w16du:dateUtc="2025-05-01T20:28:00Z">
        <w:r w:rsidR="006B7043">
          <w:rPr>
            <w:rFonts w:ascii="Helvetica" w:hAnsi="Helvetica"/>
            <w:color w:val="C00000"/>
            <w:sz w:val="22"/>
            <w:szCs w:val="22"/>
          </w:rPr>
          <w:t xml:space="preserve"> </w:t>
        </w:r>
      </w:ins>
      <w:del w:id="205" w:author="Vincenth Brennsteiner" w:date="2025-05-01T22:28:00Z" w16du:dateUtc="2025-05-01T20:28:00Z">
        <w:r w:rsidDel="006B7043">
          <w:rPr>
            <w:rFonts w:ascii="Helvetica" w:hAnsi="Helvetica"/>
            <w:color w:val="C00000"/>
            <w:sz w:val="22"/>
            <w:szCs w:val="22"/>
          </w:rPr>
          <w:delText xml:space="preserve"> [], [] </w:delText>
        </w:r>
      </w:del>
      <w:r>
        <w:rPr>
          <w:rFonts w:ascii="Helvetica" w:hAnsi="Helvetica"/>
          <w:color w:val="000000" w:themeColor="text1"/>
          <w:sz w:val="22"/>
          <w:szCs w:val="22"/>
        </w:rPr>
        <w:t>Inter-replicate comparison: Comparison of log2-transformed expression values of either proteomics (A, C, E, G, I, K) and transcriptomics (B, D, F, H, J, L) triplicates against each other. Facet titles “1</w:t>
      </w:r>
      <w:r w:rsidR="0082482F">
        <w:rPr>
          <w:rFonts w:ascii="Helvetica" w:hAnsi="Helvetica"/>
          <w:color w:val="000000" w:themeColor="text1"/>
          <w:sz w:val="22"/>
          <w:szCs w:val="22"/>
        </w:rPr>
        <w:t xml:space="preserve"> vs. </w:t>
      </w:r>
      <w:r>
        <w:rPr>
          <w:rFonts w:ascii="Helvetica" w:hAnsi="Helvetica"/>
          <w:color w:val="000000" w:themeColor="text1"/>
          <w:sz w:val="22"/>
          <w:szCs w:val="22"/>
        </w:rPr>
        <w:t>2”, “1</w:t>
      </w:r>
      <w:r w:rsidR="0082482F">
        <w:rPr>
          <w:rFonts w:ascii="Helvetica" w:hAnsi="Helvetica"/>
          <w:color w:val="000000" w:themeColor="text1"/>
          <w:sz w:val="22"/>
          <w:szCs w:val="22"/>
        </w:rPr>
        <w:t xml:space="preserve"> vs. </w:t>
      </w:r>
      <w:r>
        <w:rPr>
          <w:rFonts w:ascii="Helvetica" w:hAnsi="Helvetica"/>
          <w:color w:val="000000" w:themeColor="text1"/>
          <w:sz w:val="22"/>
          <w:szCs w:val="22"/>
        </w:rPr>
        <w:t>3”, “2</w:t>
      </w:r>
      <w:r w:rsidR="0082482F">
        <w:rPr>
          <w:rFonts w:ascii="Helvetica" w:hAnsi="Helvetica"/>
          <w:color w:val="000000" w:themeColor="text1"/>
          <w:sz w:val="22"/>
          <w:szCs w:val="22"/>
        </w:rPr>
        <w:t xml:space="preserve"> vs. </w:t>
      </w:r>
      <w:r>
        <w:rPr>
          <w:rFonts w:ascii="Helvetica" w:hAnsi="Helvetica"/>
          <w:color w:val="000000" w:themeColor="text1"/>
          <w:sz w:val="22"/>
          <w:szCs w:val="22"/>
        </w:rPr>
        <w:t xml:space="preserve">3” indicate the respective replicate comparison. Simple linear regression (red dashed lines) was fitted to each comparison, with the equation shown in the respective </w:t>
      </w:r>
      <w:r w:rsidR="00B870CA">
        <w:rPr>
          <w:rFonts w:ascii="Helvetica" w:hAnsi="Helvetica"/>
          <w:color w:val="000000" w:themeColor="text1"/>
          <w:sz w:val="22"/>
          <w:szCs w:val="22"/>
        </w:rPr>
        <w:t>tile</w:t>
      </w:r>
      <w:r>
        <w:rPr>
          <w:rFonts w:ascii="Helvetica" w:hAnsi="Helvetica"/>
          <w:color w:val="000000" w:themeColor="text1"/>
          <w:sz w:val="22"/>
          <w:szCs w:val="22"/>
        </w:rPr>
        <w:t xml:space="preserve">. </w:t>
      </w:r>
    </w:p>
    <w:p w14:paraId="59EFED39" w14:textId="77777777" w:rsidR="00736C20" w:rsidRPr="00BB31EF" w:rsidRDefault="00736C20" w:rsidP="00EC5F6A">
      <w:pPr>
        <w:jc w:val="both"/>
        <w:rPr>
          <w:rFonts w:ascii="Helvetica" w:hAnsi="Helvetica"/>
          <w:color w:val="C00000"/>
          <w:sz w:val="22"/>
          <w:szCs w:val="22"/>
        </w:rPr>
      </w:pPr>
    </w:p>
    <w:p w14:paraId="646C7993" w14:textId="77777777" w:rsidR="00736C20" w:rsidRDefault="00736C20" w:rsidP="00EC5F6A">
      <w:pPr>
        <w:jc w:val="both"/>
        <w:rPr>
          <w:rFonts w:ascii="Helvetica" w:hAnsi="Helvetica"/>
          <w:color w:val="C00000"/>
          <w:sz w:val="22"/>
          <w:szCs w:val="22"/>
        </w:rPr>
      </w:pPr>
    </w:p>
    <w:p w14:paraId="3080DC63" w14:textId="17823D53" w:rsidR="00C768F9" w:rsidRPr="00BB31EF" w:rsidRDefault="0082482F" w:rsidP="0082482F">
      <w:pPr>
        <w:jc w:val="center"/>
        <w:rPr>
          <w:rFonts w:ascii="Helvetica" w:hAnsi="Helvetica"/>
          <w:color w:val="C00000"/>
          <w:sz w:val="22"/>
          <w:szCs w:val="22"/>
        </w:rPr>
      </w:pPr>
      <w:del w:id="206" w:author="Vincenth Brennsteiner" w:date="2025-05-01T22:30:00Z" w16du:dateUtc="2025-05-01T20:30:00Z">
        <w:r w:rsidRPr="0082482F" w:rsidDel="006B7043">
          <w:rPr>
            <w:rFonts w:ascii="Helvetica" w:hAnsi="Helvetica"/>
            <w:noProof/>
            <w:color w:val="C00000"/>
            <w:sz w:val="22"/>
            <w:szCs w:val="22"/>
          </w:rPr>
          <w:drawing>
            <wp:inline distT="0" distB="0" distL="0" distR="0" wp14:anchorId="7B43C185" wp14:editId="1430524C">
              <wp:extent cx="3685946" cy="5174673"/>
              <wp:effectExtent l="0" t="0" r="0" b="0"/>
              <wp:docPr id="155948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8712" name=""/>
                      <pic:cNvPicPr/>
                    </pic:nvPicPr>
                    <pic:blipFill>
                      <a:blip r:embed="rId8"/>
                      <a:stretch>
                        <a:fillRect/>
                      </a:stretch>
                    </pic:blipFill>
                    <pic:spPr>
                      <a:xfrm>
                        <a:off x="0" y="0"/>
                        <a:ext cx="3686719" cy="5175758"/>
                      </a:xfrm>
                      <a:prstGeom prst="rect">
                        <a:avLst/>
                      </a:prstGeom>
                    </pic:spPr>
                  </pic:pic>
                </a:graphicData>
              </a:graphic>
            </wp:inline>
          </w:drawing>
        </w:r>
      </w:del>
      <w:ins w:id="207" w:author="Vincenth Brennsteiner" w:date="2025-05-01T22:30:00Z" w16du:dateUtc="2025-05-01T20:30:00Z">
        <w:r w:rsidR="006B7043" w:rsidRPr="006B7043">
          <w:rPr>
            <w:noProof/>
          </w:rPr>
          <w:t xml:space="preserve"> </w:t>
        </w:r>
        <w:r w:rsidR="006B7043" w:rsidRPr="006B7043">
          <w:rPr>
            <w:rFonts w:ascii="Helvetica" w:hAnsi="Helvetica"/>
            <w:color w:val="C00000"/>
            <w:sz w:val="22"/>
            <w:szCs w:val="22"/>
          </w:rPr>
          <w:drawing>
            <wp:inline distT="0" distB="0" distL="0" distR="0" wp14:anchorId="29B814FD" wp14:editId="753826B8">
              <wp:extent cx="4767127" cy="6852745"/>
              <wp:effectExtent l="0" t="0" r="0" b="5715"/>
              <wp:docPr id="256498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498263" name=""/>
                      <pic:cNvPicPr/>
                    </pic:nvPicPr>
                    <pic:blipFill>
                      <a:blip r:embed="rId9"/>
                      <a:stretch>
                        <a:fillRect/>
                      </a:stretch>
                    </pic:blipFill>
                    <pic:spPr>
                      <a:xfrm>
                        <a:off x="0" y="0"/>
                        <a:ext cx="4792928" cy="6889833"/>
                      </a:xfrm>
                      <a:prstGeom prst="rect">
                        <a:avLst/>
                      </a:prstGeom>
                    </pic:spPr>
                  </pic:pic>
                </a:graphicData>
              </a:graphic>
            </wp:inline>
          </w:drawing>
        </w:r>
      </w:ins>
    </w:p>
    <w:p w14:paraId="5A938F97" w14:textId="77777777" w:rsidR="005541D6" w:rsidRPr="00BB31EF" w:rsidRDefault="005541D6" w:rsidP="00EC5F6A">
      <w:pPr>
        <w:jc w:val="both"/>
        <w:rPr>
          <w:rFonts w:ascii="Helvetica" w:hAnsi="Helvetica"/>
          <w:color w:val="C00000"/>
          <w:sz w:val="22"/>
          <w:szCs w:val="22"/>
        </w:rPr>
      </w:pPr>
    </w:p>
    <w:p w14:paraId="69F87496" w14:textId="77777777" w:rsidR="00736C20" w:rsidDel="00DB3772" w:rsidRDefault="00736C20" w:rsidP="00DB3772">
      <w:pPr>
        <w:jc w:val="both"/>
        <w:rPr>
          <w:del w:id="208" w:author="Vincenth Brennsteiner" w:date="2025-05-01T22:32:00Z" w16du:dateUtc="2025-05-01T20:32:00Z"/>
          <w:rFonts w:ascii="Helvetica" w:hAnsi="Helvetica"/>
          <w:b/>
          <w:bCs/>
          <w:color w:val="000000" w:themeColor="text1"/>
          <w:sz w:val="22"/>
          <w:szCs w:val="22"/>
          <w:u w:val="single"/>
        </w:rPr>
      </w:pPr>
    </w:p>
    <w:p w14:paraId="36C50BEC" w14:textId="77777777" w:rsidR="00DB3772" w:rsidRPr="00BB31EF" w:rsidRDefault="00DB3772" w:rsidP="00EC5F6A">
      <w:pPr>
        <w:jc w:val="both"/>
        <w:rPr>
          <w:ins w:id="209" w:author="Vincenth Brennsteiner" w:date="2025-05-01T22:32:00Z" w16du:dateUtc="2025-05-01T20:32:00Z"/>
          <w:rFonts w:ascii="Helvetica" w:hAnsi="Helvetica"/>
          <w:color w:val="C00000"/>
          <w:sz w:val="22"/>
          <w:szCs w:val="22"/>
        </w:rPr>
      </w:pPr>
    </w:p>
    <w:p w14:paraId="7B9D8B6F" w14:textId="77777777" w:rsidR="00736C20" w:rsidRPr="00BB31EF" w:rsidDel="00DB3772" w:rsidRDefault="00736C20" w:rsidP="00EC5F6A">
      <w:pPr>
        <w:jc w:val="both"/>
        <w:rPr>
          <w:del w:id="210" w:author="Vincenth Brennsteiner" w:date="2025-05-01T22:32:00Z" w16du:dateUtc="2025-05-01T20:32:00Z"/>
          <w:rFonts w:ascii="Helvetica" w:hAnsi="Helvetica"/>
          <w:color w:val="C00000"/>
          <w:sz w:val="22"/>
          <w:szCs w:val="22"/>
        </w:rPr>
      </w:pPr>
    </w:p>
    <w:p w14:paraId="65FB2592" w14:textId="77777777" w:rsidR="00736C20" w:rsidRPr="00BB31EF" w:rsidDel="00DB3772" w:rsidRDefault="00736C20" w:rsidP="00EC5F6A">
      <w:pPr>
        <w:jc w:val="both"/>
        <w:rPr>
          <w:del w:id="211" w:author="Vincenth Brennsteiner" w:date="2025-05-01T22:32:00Z" w16du:dateUtc="2025-05-01T20:32:00Z"/>
          <w:rFonts w:ascii="Helvetica" w:hAnsi="Helvetica"/>
          <w:color w:val="C00000"/>
          <w:sz w:val="22"/>
          <w:szCs w:val="22"/>
        </w:rPr>
      </w:pPr>
    </w:p>
    <w:p w14:paraId="6EDD42CE" w14:textId="77777777" w:rsidR="00736C20" w:rsidDel="00DB3772" w:rsidRDefault="00736C20" w:rsidP="00EC5F6A">
      <w:pPr>
        <w:jc w:val="both"/>
        <w:rPr>
          <w:del w:id="212" w:author="Vincenth Brennsteiner" w:date="2025-05-01T22:32:00Z" w16du:dateUtc="2025-05-01T20:32:00Z"/>
          <w:rFonts w:ascii="Helvetica" w:hAnsi="Helvetica"/>
          <w:color w:val="C00000"/>
          <w:sz w:val="22"/>
          <w:szCs w:val="22"/>
        </w:rPr>
      </w:pPr>
    </w:p>
    <w:p w14:paraId="3958C0D6" w14:textId="77777777" w:rsidR="00754450" w:rsidDel="00DB3772" w:rsidRDefault="00754450" w:rsidP="00EC5F6A">
      <w:pPr>
        <w:jc w:val="both"/>
        <w:rPr>
          <w:del w:id="213" w:author="Vincenth Brennsteiner" w:date="2025-05-01T22:32:00Z" w16du:dateUtc="2025-05-01T20:32:00Z"/>
          <w:rFonts w:ascii="Helvetica" w:hAnsi="Helvetica"/>
          <w:color w:val="C00000"/>
          <w:sz w:val="22"/>
          <w:szCs w:val="22"/>
        </w:rPr>
      </w:pPr>
    </w:p>
    <w:p w14:paraId="1CEAB014" w14:textId="77777777" w:rsidR="00754450" w:rsidDel="00DB3772" w:rsidRDefault="00754450" w:rsidP="00EC5F6A">
      <w:pPr>
        <w:jc w:val="both"/>
        <w:rPr>
          <w:del w:id="214" w:author="Vincenth Brennsteiner" w:date="2025-05-01T22:32:00Z" w16du:dateUtc="2025-05-01T20:32:00Z"/>
          <w:rFonts w:ascii="Helvetica" w:hAnsi="Helvetica"/>
          <w:color w:val="C00000"/>
          <w:sz w:val="22"/>
          <w:szCs w:val="22"/>
        </w:rPr>
      </w:pPr>
    </w:p>
    <w:p w14:paraId="7271BD0A" w14:textId="77777777" w:rsidR="00754450" w:rsidRPr="00BB31EF" w:rsidDel="00DB3772" w:rsidRDefault="00754450" w:rsidP="00EC5F6A">
      <w:pPr>
        <w:jc w:val="both"/>
        <w:rPr>
          <w:del w:id="215" w:author="Vincenth Brennsteiner" w:date="2025-05-01T22:32:00Z" w16du:dateUtc="2025-05-01T20:32:00Z"/>
          <w:rFonts w:ascii="Helvetica" w:hAnsi="Helvetica"/>
          <w:color w:val="C00000"/>
          <w:sz w:val="22"/>
          <w:szCs w:val="22"/>
        </w:rPr>
      </w:pPr>
    </w:p>
    <w:p w14:paraId="106E174E" w14:textId="77777777" w:rsidR="00BB31EF" w:rsidRPr="00BB31EF" w:rsidDel="00DB3772" w:rsidRDefault="00BB31EF" w:rsidP="00EC5F6A">
      <w:pPr>
        <w:jc w:val="both"/>
        <w:rPr>
          <w:del w:id="216" w:author="Vincenth Brennsteiner" w:date="2025-05-01T22:32:00Z" w16du:dateUtc="2025-05-01T20:32:00Z"/>
          <w:rFonts w:ascii="Helvetica" w:hAnsi="Helvetica"/>
          <w:color w:val="C00000"/>
          <w:sz w:val="22"/>
          <w:szCs w:val="22"/>
        </w:rPr>
      </w:pPr>
    </w:p>
    <w:p w14:paraId="5545DDB9" w14:textId="72359515" w:rsidR="00DB3772" w:rsidRDefault="00DB3772" w:rsidP="00DB3772">
      <w:pPr>
        <w:jc w:val="both"/>
        <w:rPr>
          <w:ins w:id="217" w:author="Vincenth Brennsteiner" w:date="2025-05-01T22:32:00Z" w16du:dateUtc="2025-05-01T20:32:00Z"/>
          <w:rFonts w:ascii="Helvetica" w:hAnsi="Helvetica"/>
          <w:color w:val="C00000"/>
          <w:sz w:val="22"/>
          <w:szCs w:val="22"/>
        </w:rPr>
      </w:pPr>
      <w:ins w:id="218" w:author="Vincenth Brennsteiner" w:date="2025-05-01T22:32:00Z" w16du:dateUtc="2025-05-01T20:32:00Z">
        <w:r>
          <w:rPr>
            <w:rFonts w:ascii="Helvetica" w:hAnsi="Helvetica"/>
            <w:b/>
            <w:bCs/>
            <w:color w:val="000000" w:themeColor="text1"/>
            <w:sz w:val="22"/>
            <w:szCs w:val="22"/>
            <w:u w:val="single"/>
          </w:rPr>
          <w:t>Supplementary figure caption</w:t>
        </w:r>
        <w:r w:rsidRPr="00565C19">
          <w:rPr>
            <w:rFonts w:ascii="Helvetica" w:hAnsi="Helvetica"/>
            <w:color w:val="000000" w:themeColor="text1"/>
            <w:sz w:val="22"/>
            <w:szCs w:val="22"/>
          </w:rPr>
          <w:t xml:space="preserve"> (</w:t>
        </w:r>
        <w:r>
          <w:rPr>
            <w:rFonts w:ascii="Helvetica" w:hAnsi="Helvetica"/>
            <w:color w:val="000000" w:themeColor="text1"/>
            <w:sz w:val="22"/>
            <w:szCs w:val="22"/>
          </w:rPr>
          <w:t xml:space="preserve">Containing </w:t>
        </w:r>
        <w:r w:rsidRPr="00DB3772">
          <w:rPr>
            <w:rFonts w:ascii="Helvetica" w:hAnsi="Helvetica"/>
            <w:color w:val="000000" w:themeColor="text1"/>
            <w:sz w:val="22"/>
            <w:szCs w:val="22"/>
          </w:rPr>
          <w:t>fig_01.svg</w:t>
        </w:r>
        <w:r w:rsidRPr="00565C19">
          <w:rPr>
            <w:rFonts w:ascii="Helvetica" w:hAnsi="Helvetica"/>
            <w:color w:val="000000" w:themeColor="text1"/>
            <w:sz w:val="22"/>
            <w:szCs w:val="22"/>
          </w:rPr>
          <w:t>)</w:t>
        </w:r>
      </w:ins>
    </w:p>
    <w:p w14:paraId="6A80C9C0" w14:textId="1C1E6643" w:rsidR="005541D6" w:rsidRPr="00BB31EF" w:rsidRDefault="00754450" w:rsidP="00EC5F6A">
      <w:pPr>
        <w:jc w:val="both"/>
        <w:rPr>
          <w:rFonts w:ascii="Helvetica" w:hAnsi="Helvetica"/>
          <w:color w:val="C00000"/>
          <w:sz w:val="22"/>
          <w:szCs w:val="22"/>
        </w:rPr>
      </w:pPr>
      <w:del w:id="219" w:author="Vincenth Brennsteiner" w:date="2025-05-01T22:32:00Z" w16du:dateUtc="2025-05-01T20:32:00Z">
        <w:r w:rsidRPr="00754450" w:rsidDel="00DB3772">
          <w:rPr>
            <w:rFonts w:ascii="Helvetica" w:hAnsi="Helvetica"/>
            <w:color w:val="C00000"/>
            <w:sz w:val="22"/>
            <w:szCs w:val="22"/>
          </w:rPr>
          <w:delText>20250423_figure_panels_CV_across_replicates_P_T</w:delText>
        </w:r>
        <w:r w:rsidR="005541D6" w:rsidRPr="00BB31EF" w:rsidDel="00DB3772">
          <w:rPr>
            <w:rFonts w:ascii="Helvetica" w:hAnsi="Helvetica"/>
            <w:color w:val="C00000"/>
            <w:sz w:val="22"/>
            <w:szCs w:val="22"/>
          </w:rPr>
          <w:delText>.</w:delText>
        </w:r>
        <w:r w:rsidDel="00DB3772">
          <w:rPr>
            <w:rFonts w:ascii="Helvetica" w:hAnsi="Helvetica"/>
            <w:color w:val="C00000"/>
            <w:sz w:val="22"/>
            <w:szCs w:val="22"/>
          </w:rPr>
          <w:delText>ai (screenshot as placeholder)</w:delText>
        </w:r>
      </w:del>
    </w:p>
    <w:p w14:paraId="69C8B05A" w14:textId="77777777" w:rsidR="005541D6" w:rsidRDefault="005541D6" w:rsidP="00EC5F6A">
      <w:pPr>
        <w:jc w:val="both"/>
        <w:rPr>
          <w:rFonts w:ascii="Helvetica" w:hAnsi="Helvetica"/>
          <w:color w:val="C00000"/>
          <w:sz w:val="22"/>
          <w:szCs w:val="22"/>
        </w:rPr>
      </w:pPr>
    </w:p>
    <w:p w14:paraId="53225239" w14:textId="7A37956E" w:rsidR="00DE0300" w:rsidRPr="00BB31EF" w:rsidRDefault="00DE0300" w:rsidP="00EC5F6A">
      <w:pPr>
        <w:jc w:val="both"/>
        <w:rPr>
          <w:rFonts w:ascii="Helvetica" w:hAnsi="Helvetica"/>
          <w:color w:val="C00000"/>
          <w:sz w:val="22"/>
          <w:szCs w:val="22"/>
        </w:rPr>
      </w:pPr>
      <w:r>
        <w:rPr>
          <w:rFonts w:ascii="Helvetica" w:hAnsi="Helvetica"/>
          <w:color w:val="C00000"/>
          <w:sz w:val="22"/>
          <w:szCs w:val="22"/>
        </w:rPr>
        <w:t xml:space="preserve">Caption: Supplementary Fig. [], [] </w:t>
      </w:r>
      <w:r w:rsidRPr="00DE0300">
        <w:rPr>
          <w:rFonts w:ascii="Helvetica" w:hAnsi="Helvetica"/>
          <w:color w:val="000000" w:themeColor="text1"/>
          <w:sz w:val="22"/>
          <w:szCs w:val="22"/>
        </w:rPr>
        <w:t>Inter-replicate coefficients of variation for proteomics and transcriptomics data:</w:t>
      </w:r>
      <w:r>
        <w:rPr>
          <w:rFonts w:ascii="Helvetica" w:hAnsi="Helvetica"/>
          <w:color w:val="000000" w:themeColor="text1"/>
          <w:sz w:val="22"/>
          <w:szCs w:val="22"/>
        </w:rPr>
        <w:t xml:space="preserve"> For each respective cell type – treatment combination, each gene’s expression values across three available replicates were considered. To calculate CVs, the standard deviation of three replicates was divided by their mean, and the resulting fractions plotted. Mean CV across all proteomics groups (left panel): </w:t>
      </w:r>
      <w:ins w:id="220" w:author="Thielert, Marvin" w:date="2025-04-24T23:28:00Z">
        <w:r w:rsidR="002A3D00">
          <w:rPr>
            <w:rFonts w:ascii="Helvetica" w:hAnsi="Helvetica"/>
            <w:color w:val="000000" w:themeColor="text1"/>
            <w:sz w:val="22"/>
            <w:szCs w:val="22"/>
          </w:rPr>
          <w:t>0.093</w:t>
        </w:r>
      </w:ins>
      <w:ins w:id="221" w:author="Vincenth Brennsteiner" w:date="2025-05-01T22:33:00Z" w16du:dateUtc="2025-05-01T20:33:00Z">
        <w:r w:rsidR="00DB3772">
          <w:rPr>
            <w:rFonts w:ascii="Helvetica" w:hAnsi="Helvetica"/>
            <w:color w:val="000000" w:themeColor="text1"/>
            <w:sz w:val="22"/>
            <w:szCs w:val="22"/>
          </w:rPr>
          <w:t>2</w:t>
        </w:r>
      </w:ins>
      <w:ins w:id="222" w:author="Thielert, Marvin" w:date="2025-04-24T23:28:00Z">
        <w:del w:id="223" w:author="Vincenth Brennsteiner" w:date="2025-05-01T22:33:00Z" w16du:dateUtc="2025-05-01T20:33:00Z">
          <w:r w:rsidR="002A3D00" w:rsidDel="00DB3772">
            <w:rPr>
              <w:rFonts w:ascii="Helvetica" w:hAnsi="Helvetica"/>
              <w:color w:val="000000" w:themeColor="text1"/>
              <w:sz w:val="22"/>
              <w:szCs w:val="22"/>
            </w:rPr>
            <w:delText>1</w:delText>
          </w:r>
        </w:del>
        <w:r w:rsidR="002A3D00">
          <w:rPr>
            <w:rFonts w:ascii="Helvetica" w:hAnsi="Helvetica"/>
            <w:color w:val="000000" w:themeColor="text1"/>
            <w:sz w:val="22"/>
            <w:szCs w:val="22"/>
          </w:rPr>
          <w:t xml:space="preserve"> (9.3</w:t>
        </w:r>
      </w:ins>
      <w:ins w:id="224" w:author="Vincenth Brennsteiner" w:date="2025-05-01T22:33:00Z" w16du:dateUtc="2025-05-01T20:33:00Z">
        <w:r w:rsidR="00DB3772">
          <w:rPr>
            <w:rFonts w:ascii="Helvetica" w:hAnsi="Helvetica"/>
            <w:color w:val="000000" w:themeColor="text1"/>
            <w:sz w:val="22"/>
            <w:szCs w:val="22"/>
          </w:rPr>
          <w:t>2</w:t>
        </w:r>
      </w:ins>
      <w:ins w:id="225" w:author="Thielert, Marvin" w:date="2025-04-24T23:28:00Z">
        <w:del w:id="226" w:author="Vincenth Brennsteiner" w:date="2025-05-01T22:33:00Z" w16du:dateUtc="2025-05-01T20:33:00Z">
          <w:r w:rsidR="002A3D00" w:rsidDel="00DB3772">
            <w:rPr>
              <w:rFonts w:ascii="Helvetica" w:hAnsi="Helvetica"/>
              <w:color w:val="000000" w:themeColor="text1"/>
              <w:sz w:val="22"/>
              <w:szCs w:val="22"/>
            </w:rPr>
            <w:delText>1</w:delText>
          </w:r>
        </w:del>
        <w:r w:rsidR="002A3D00">
          <w:rPr>
            <w:rFonts w:ascii="Helvetica" w:hAnsi="Helvetica"/>
            <w:color w:val="000000" w:themeColor="text1"/>
            <w:sz w:val="22"/>
            <w:szCs w:val="22"/>
          </w:rPr>
          <w:t xml:space="preserve"> %), mean CV across all transcriptomics groups (right panel): 0.21</w:t>
        </w:r>
      </w:ins>
      <w:ins w:id="227" w:author="Vincenth Brennsteiner" w:date="2025-05-01T22:33:00Z" w16du:dateUtc="2025-05-01T20:33:00Z">
        <w:r w:rsidR="00DB3772">
          <w:rPr>
            <w:rFonts w:ascii="Helvetica" w:hAnsi="Helvetica"/>
            <w:color w:val="000000" w:themeColor="text1"/>
            <w:sz w:val="22"/>
            <w:szCs w:val="22"/>
          </w:rPr>
          <w:t>67</w:t>
        </w:r>
      </w:ins>
      <w:ins w:id="228" w:author="Thielert, Marvin" w:date="2025-04-24T23:28:00Z">
        <w:del w:id="229" w:author="Vincenth Brennsteiner" w:date="2025-05-01T22:33:00Z" w16du:dateUtc="2025-05-01T20:33:00Z">
          <w:r w:rsidR="002A3D00" w:rsidDel="00DB3772">
            <w:rPr>
              <w:rFonts w:ascii="Helvetica" w:hAnsi="Helvetica"/>
              <w:color w:val="000000" w:themeColor="text1"/>
              <w:sz w:val="22"/>
              <w:szCs w:val="22"/>
            </w:rPr>
            <w:delText>78</w:delText>
          </w:r>
        </w:del>
        <w:r w:rsidR="002A3D00">
          <w:rPr>
            <w:rFonts w:ascii="Helvetica" w:hAnsi="Helvetica"/>
            <w:color w:val="000000" w:themeColor="text1"/>
            <w:sz w:val="22"/>
            <w:szCs w:val="22"/>
          </w:rPr>
          <w:t xml:space="preserve"> (21.</w:t>
        </w:r>
      </w:ins>
      <w:ins w:id="230" w:author="Vincenth Brennsteiner" w:date="2025-05-01T22:33:00Z" w16du:dateUtc="2025-05-01T20:33:00Z">
        <w:r w:rsidR="00DB3772">
          <w:rPr>
            <w:rFonts w:ascii="Helvetica" w:hAnsi="Helvetica"/>
            <w:color w:val="000000" w:themeColor="text1"/>
            <w:sz w:val="22"/>
            <w:szCs w:val="22"/>
          </w:rPr>
          <w:t>67</w:t>
        </w:r>
      </w:ins>
      <w:ins w:id="231" w:author="Thielert, Marvin" w:date="2025-04-24T23:28:00Z">
        <w:del w:id="232" w:author="Vincenth Brennsteiner" w:date="2025-05-01T22:33:00Z" w16du:dateUtc="2025-05-01T20:33:00Z">
          <w:r w:rsidR="002A3D00" w:rsidDel="00DB3772">
            <w:rPr>
              <w:rFonts w:ascii="Helvetica" w:hAnsi="Helvetica"/>
              <w:color w:val="000000" w:themeColor="text1"/>
              <w:sz w:val="22"/>
              <w:szCs w:val="22"/>
            </w:rPr>
            <w:delText>78</w:delText>
          </w:r>
        </w:del>
        <w:r w:rsidR="002A3D00">
          <w:rPr>
            <w:rFonts w:ascii="Helvetica" w:hAnsi="Helvetica"/>
            <w:color w:val="000000" w:themeColor="text1"/>
            <w:sz w:val="22"/>
            <w:szCs w:val="22"/>
          </w:rPr>
          <w:t xml:space="preserve"> %). </w:t>
        </w:r>
      </w:ins>
      <w:del w:id="233" w:author="Thielert, Marvin" w:date="2025-04-24T23:28:00Z">
        <w:r w:rsidDel="002A3D00">
          <w:rPr>
            <w:rFonts w:ascii="Helvetica" w:hAnsi="Helvetica"/>
            <w:color w:val="000000" w:themeColor="text1"/>
            <w:sz w:val="22"/>
            <w:szCs w:val="22"/>
          </w:rPr>
          <w:delText>0.0</w:delText>
        </w:r>
        <w:r w:rsidR="00C92BD2" w:rsidDel="002A3D00">
          <w:rPr>
            <w:rFonts w:ascii="Helvetica" w:hAnsi="Helvetica"/>
            <w:color w:val="000000" w:themeColor="text1"/>
            <w:sz w:val="22"/>
            <w:szCs w:val="22"/>
          </w:rPr>
          <w:delText>931</w:delText>
        </w:r>
        <w:r w:rsidDel="002A3D00">
          <w:rPr>
            <w:rFonts w:ascii="Helvetica" w:hAnsi="Helvetica"/>
            <w:color w:val="000000" w:themeColor="text1"/>
            <w:sz w:val="22"/>
            <w:szCs w:val="22"/>
          </w:rPr>
          <w:delText xml:space="preserve"> (9.</w:delText>
        </w:r>
        <w:r w:rsidR="00C92BD2" w:rsidDel="002A3D00">
          <w:rPr>
            <w:rFonts w:ascii="Helvetica" w:hAnsi="Helvetica"/>
            <w:color w:val="000000" w:themeColor="text1"/>
            <w:sz w:val="22"/>
            <w:szCs w:val="22"/>
          </w:rPr>
          <w:delText>31</w:delText>
        </w:r>
        <w:r w:rsidDel="002A3D00">
          <w:rPr>
            <w:rFonts w:ascii="Helvetica" w:hAnsi="Helvetica"/>
            <w:color w:val="000000" w:themeColor="text1"/>
            <w:sz w:val="22"/>
            <w:szCs w:val="22"/>
          </w:rPr>
          <w:delText xml:space="preserve"> %), mean CV across all transcriptomics groups (right panel): 0.21</w:delText>
        </w:r>
        <w:r w:rsidR="00C92BD2" w:rsidDel="002A3D00">
          <w:rPr>
            <w:rFonts w:ascii="Helvetica" w:hAnsi="Helvetica"/>
            <w:color w:val="000000" w:themeColor="text1"/>
            <w:sz w:val="22"/>
            <w:szCs w:val="22"/>
          </w:rPr>
          <w:delText>78</w:delText>
        </w:r>
        <w:r w:rsidDel="002A3D00">
          <w:rPr>
            <w:rFonts w:ascii="Helvetica" w:hAnsi="Helvetica"/>
            <w:color w:val="000000" w:themeColor="text1"/>
            <w:sz w:val="22"/>
            <w:szCs w:val="22"/>
          </w:rPr>
          <w:delText xml:space="preserve"> (21.</w:delText>
        </w:r>
        <w:r w:rsidR="00C92BD2" w:rsidDel="002A3D00">
          <w:rPr>
            <w:rFonts w:ascii="Helvetica" w:hAnsi="Helvetica"/>
            <w:color w:val="000000" w:themeColor="text1"/>
            <w:sz w:val="22"/>
            <w:szCs w:val="22"/>
          </w:rPr>
          <w:delText>78</w:delText>
        </w:r>
        <w:r w:rsidDel="002A3D00">
          <w:rPr>
            <w:rFonts w:ascii="Helvetica" w:hAnsi="Helvetica"/>
            <w:color w:val="000000" w:themeColor="text1"/>
            <w:sz w:val="22"/>
            <w:szCs w:val="22"/>
          </w:rPr>
          <w:delText xml:space="preserve"> %).</w:delText>
        </w:r>
      </w:del>
      <w:r>
        <w:rPr>
          <w:rFonts w:ascii="Helvetica" w:hAnsi="Helvetica"/>
          <w:color w:val="000000" w:themeColor="text1"/>
          <w:sz w:val="22"/>
          <w:szCs w:val="22"/>
        </w:rPr>
        <w:t xml:space="preserve"> </w:t>
      </w:r>
      <w:r w:rsidR="00B870CA">
        <w:rPr>
          <w:rFonts w:ascii="Helvetica" w:hAnsi="Helvetica"/>
          <w:color w:val="000000" w:themeColor="text1"/>
          <w:sz w:val="22"/>
          <w:szCs w:val="22"/>
        </w:rPr>
        <w:t xml:space="preserve">The same </w:t>
      </w:r>
      <w:ins w:id="234" w:author="Thielert, Marvin" w:date="2025-04-24T23:27:00Z">
        <w:del w:id="235" w:author="Vincenth Brennsteiner" w:date="2025-05-01T22:34:00Z" w16du:dateUtc="2025-05-01T20:34:00Z">
          <w:r w:rsidR="002A3D00" w:rsidDel="00AF59C5">
            <w:rPr>
              <w:rFonts w:ascii="Helvetica" w:hAnsi="Helvetica"/>
              <w:color w:val="000000" w:themeColor="text1"/>
              <w:sz w:val="22"/>
              <w:szCs w:val="22"/>
            </w:rPr>
            <w:delText>3273</w:delText>
          </w:r>
        </w:del>
      </w:ins>
      <w:ins w:id="236" w:author="Vincenth Brennsteiner" w:date="2025-05-01T22:34:00Z" w16du:dateUtc="2025-05-01T20:34:00Z">
        <w:r w:rsidR="00AF59C5">
          <w:rPr>
            <w:rFonts w:ascii="Helvetica" w:hAnsi="Helvetica"/>
            <w:color w:val="000000" w:themeColor="text1"/>
            <w:sz w:val="22"/>
            <w:szCs w:val="22"/>
          </w:rPr>
          <w:t>3698</w:t>
        </w:r>
      </w:ins>
      <w:ins w:id="237" w:author="Thielert, Marvin" w:date="2025-04-24T23:27:00Z">
        <w:r w:rsidR="002A3D00">
          <w:rPr>
            <w:rFonts w:ascii="Helvetica" w:hAnsi="Helvetica"/>
            <w:color w:val="000000" w:themeColor="text1"/>
            <w:sz w:val="22"/>
            <w:szCs w:val="22"/>
          </w:rPr>
          <w:t xml:space="preserve"> genes with no missing values in any replicate were evaluated for both proteomics and transcriptomics</w:t>
        </w:r>
      </w:ins>
      <w:del w:id="238" w:author="Thielert, Marvin" w:date="2025-04-24T23:27:00Z">
        <w:r w:rsidR="00C92BD2" w:rsidDel="002A3D00">
          <w:rPr>
            <w:rFonts w:ascii="Helvetica" w:hAnsi="Helvetica"/>
            <w:color w:val="000000" w:themeColor="text1"/>
            <w:sz w:val="22"/>
            <w:szCs w:val="22"/>
          </w:rPr>
          <w:delText>3273</w:delText>
        </w:r>
        <w:r w:rsidDel="002A3D00">
          <w:rPr>
            <w:rFonts w:ascii="Helvetica" w:hAnsi="Helvetica"/>
            <w:color w:val="000000" w:themeColor="text1"/>
            <w:sz w:val="22"/>
            <w:szCs w:val="22"/>
          </w:rPr>
          <w:delText xml:space="preserve"> genes </w:delText>
        </w:r>
        <w:r w:rsidR="00B870CA" w:rsidDel="002A3D00">
          <w:rPr>
            <w:rFonts w:ascii="Helvetica" w:hAnsi="Helvetica"/>
            <w:color w:val="000000" w:themeColor="text1"/>
            <w:sz w:val="22"/>
            <w:szCs w:val="22"/>
          </w:rPr>
          <w:delText>with no missing values in any replicate were evaluated for both proteomics and transcriptomics</w:delText>
        </w:r>
      </w:del>
      <w:r w:rsidR="00B870CA">
        <w:rPr>
          <w:rFonts w:ascii="Helvetica" w:hAnsi="Helvetica"/>
          <w:color w:val="000000" w:themeColor="text1"/>
          <w:sz w:val="22"/>
          <w:szCs w:val="22"/>
        </w:rPr>
        <w:t>.</w:t>
      </w:r>
    </w:p>
    <w:p w14:paraId="66B93344" w14:textId="77777777" w:rsidR="00736C20" w:rsidRDefault="00736C20" w:rsidP="00EC5F6A">
      <w:pPr>
        <w:jc w:val="both"/>
        <w:rPr>
          <w:rFonts w:ascii="Helvetica" w:hAnsi="Helvetica"/>
          <w:color w:val="C00000"/>
          <w:sz w:val="22"/>
          <w:szCs w:val="22"/>
        </w:rPr>
      </w:pPr>
    </w:p>
    <w:p w14:paraId="69F09A62" w14:textId="77777777" w:rsidR="00AF2E5D" w:rsidRPr="00BB31EF" w:rsidRDefault="00633A45" w:rsidP="00EC5F6A">
      <w:pPr>
        <w:jc w:val="both"/>
        <w:rPr>
          <w:rFonts w:ascii="Helvetica" w:hAnsi="Helvetica"/>
          <w:color w:val="C00000"/>
          <w:sz w:val="22"/>
          <w:szCs w:val="22"/>
        </w:rPr>
      </w:pPr>
      <w:r w:rsidRPr="00633A45">
        <w:rPr>
          <w:rFonts w:ascii="Helvetica" w:hAnsi="Helvetica"/>
          <w:noProof/>
          <w:color w:val="C00000"/>
          <w:sz w:val="22"/>
          <w:szCs w:val="22"/>
        </w:rPr>
        <w:drawing>
          <wp:inline distT="0" distB="0" distL="0" distR="0" wp14:anchorId="254608A3" wp14:editId="0AC60D57">
            <wp:extent cx="5731510" cy="2809875"/>
            <wp:effectExtent l="0" t="0" r="0" b="0"/>
            <wp:docPr id="187291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8536" name=""/>
                    <pic:cNvPicPr/>
                  </pic:nvPicPr>
                  <pic:blipFill>
                    <a:blip r:embed="rId10"/>
                    <a:stretch>
                      <a:fillRect/>
                    </a:stretch>
                  </pic:blipFill>
                  <pic:spPr>
                    <a:xfrm>
                      <a:off x="0" y="0"/>
                      <a:ext cx="5731510" cy="2809875"/>
                    </a:xfrm>
                    <a:prstGeom prst="rect">
                      <a:avLst/>
                    </a:prstGeom>
                  </pic:spPr>
                </pic:pic>
              </a:graphicData>
            </a:graphic>
          </wp:inline>
        </w:drawing>
      </w:r>
    </w:p>
    <w:p w14:paraId="4E5F83E8" w14:textId="77777777" w:rsidR="00736C20" w:rsidRPr="00BB31EF" w:rsidRDefault="00736C20" w:rsidP="00EC5F6A">
      <w:pPr>
        <w:jc w:val="both"/>
        <w:rPr>
          <w:rFonts w:ascii="Helvetica" w:hAnsi="Helvetica"/>
          <w:color w:val="C00000"/>
          <w:sz w:val="22"/>
          <w:szCs w:val="22"/>
        </w:rPr>
      </w:pPr>
    </w:p>
    <w:p w14:paraId="4154411C" w14:textId="6112115B" w:rsidR="005541D6" w:rsidRPr="00BB31EF" w:rsidDel="0092110D" w:rsidRDefault="00633A45" w:rsidP="00EC5F6A">
      <w:pPr>
        <w:jc w:val="both"/>
        <w:rPr>
          <w:del w:id="239" w:author="Vincenth Brennsteiner" w:date="2025-05-01T22:19:00Z" w16du:dateUtc="2025-05-01T20:19:00Z"/>
          <w:rFonts w:ascii="Helvetica" w:hAnsi="Helvetica"/>
          <w:color w:val="C00000"/>
          <w:sz w:val="22"/>
          <w:szCs w:val="22"/>
        </w:rPr>
      </w:pPr>
      <w:del w:id="240" w:author="Vincenth Brennsteiner" w:date="2025-05-01T22:19:00Z" w16du:dateUtc="2025-05-01T20:19:00Z">
        <w:r w:rsidDel="0092110D">
          <w:rPr>
            <w:rFonts w:ascii="Helvetica" w:hAnsi="Helvetica"/>
            <w:color w:val="C00000"/>
            <w:sz w:val="22"/>
            <w:szCs w:val="22"/>
          </w:rPr>
          <w:delText>20250423_</w:delText>
        </w:r>
        <w:r w:rsidR="005541D6" w:rsidRPr="00BB31EF" w:rsidDel="0092110D">
          <w:rPr>
            <w:rFonts w:ascii="Helvetica" w:hAnsi="Helvetica"/>
            <w:color w:val="C00000"/>
            <w:sz w:val="22"/>
            <w:szCs w:val="22"/>
          </w:rPr>
          <w:delText>figure_panels_figure_5.</w:delText>
        </w:r>
        <w:r w:rsidR="00A445FB" w:rsidDel="0092110D">
          <w:rPr>
            <w:rFonts w:ascii="Helvetica" w:hAnsi="Helvetica"/>
            <w:color w:val="C00000"/>
            <w:sz w:val="22"/>
            <w:szCs w:val="22"/>
          </w:rPr>
          <w:delText>ai</w:delText>
        </w:r>
        <w:r w:rsidR="0093186B" w:rsidDel="0092110D">
          <w:rPr>
            <w:rFonts w:ascii="Helvetica" w:hAnsi="Helvetica"/>
            <w:color w:val="C00000"/>
            <w:sz w:val="22"/>
            <w:szCs w:val="22"/>
          </w:rPr>
          <w:delText xml:space="preserve"> (screenshot as placeholder)</w:delText>
        </w:r>
      </w:del>
    </w:p>
    <w:p w14:paraId="5852A33E" w14:textId="77777777" w:rsidR="00736C20" w:rsidRDefault="00736C20" w:rsidP="00EC5F6A">
      <w:pPr>
        <w:jc w:val="both"/>
        <w:rPr>
          <w:rStyle w:val="polytonic"/>
          <w:rFonts w:ascii="Helvetica" w:hAnsi="Helvetica"/>
          <w:color w:val="C00000"/>
          <w:sz w:val="22"/>
          <w:szCs w:val="22"/>
        </w:rPr>
      </w:pPr>
    </w:p>
    <w:p w14:paraId="754D53B8" w14:textId="465CBFCD" w:rsidR="003211D7" w:rsidRPr="00BB31EF" w:rsidRDefault="00633A45" w:rsidP="00EC5F6A">
      <w:pPr>
        <w:jc w:val="both"/>
        <w:rPr>
          <w:rStyle w:val="polytonic"/>
          <w:rFonts w:ascii="Helvetica" w:hAnsi="Helvetica"/>
          <w:color w:val="C00000"/>
          <w:sz w:val="22"/>
          <w:szCs w:val="22"/>
        </w:rPr>
      </w:pPr>
      <w:del w:id="241" w:author="Vincenth Brennsteiner" w:date="2025-05-01T22:19:00Z" w16du:dateUtc="2025-05-01T20:19:00Z">
        <w:r w:rsidRPr="00633A45" w:rsidDel="0092110D">
          <w:rPr>
            <w:rStyle w:val="polytonic"/>
            <w:rFonts w:ascii="Helvetica" w:hAnsi="Helvetica"/>
            <w:noProof/>
            <w:color w:val="C00000"/>
            <w:sz w:val="22"/>
            <w:szCs w:val="22"/>
          </w:rPr>
          <w:drawing>
            <wp:inline distT="0" distB="0" distL="0" distR="0" wp14:anchorId="6AFA77F4" wp14:editId="6F36F010">
              <wp:extent cx="5731510" cy="2790825"/>
              <wp:effectExtent l="0" t="0" r="0" b="3175"/>
              <wp:docPr id="202481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815028" name=""/>
                      <pic:cNvPicPr/>
                    </pic:nvPicPr>
                    <pic:blipFill>
                      <a:blip r:embed="rId11"/>
                      <a:stretch>
                        <a:fillRect/>
                      </a:stretch>
                    </pic:blipFill>
                    <pic:spPr>
                      <a:xfrm>
                        <a:off x="0" y="0"/>
                        <a:ext cx="5731510" cy="2790825"/>
                      </a:xfrm>
                      <a:prstGeom prst="rect">
                        <a:avLst/>
                      </a:prstGeom>
                    </pic:spPr>
                  </pic:pic>
                </a:graphicData>
              </a:graphic>
            </wp:inline>
          </w:drawing>
        </w:r>
      </w:del>
    </w:p>
    <w:p w14:paraId="32919DA6" w14:textId="77777777" w:rsidR="00736C20" w:rsidRPr="00BB31EF" w:rsidRDefault="00736C20" w:rsidP="00EC5F6A">
      <w:pPr>
        <w:jc w:val="both"/>
        <w:rPr>
          <w:rStyle w:val="polytonic"/>
          <w:rFonts w:ascii="Helvetica" w:hAnsi="Helvetica"/>
          <w:color w:val="C00000"/>
          <w:sz w:val="22"/>
          <w:szCs w:val="22"/>
        </w:rPr>
      </w:pPr>
    </w:p>
    <w:p w14:paraId="1759C10C" w14:textId="77777777" w:rsidR="00736C20" w:rsidRPr="00BB31EF" w:rsidRDefault="00736C20" w:rsidP="00EC5F6A">
      <w:pPr>
        <w:jc w:val="both"/>
        <w:rPr>
          <w:rStyle w:val="polytonic"/>
          <w:rFonts w:ascii="Helvetica" w:hAnsi="Helvetica"/>
          <w:color w:val="C00000"/>
          <w:sz w:val="22"/>
          <w:szCs w:val="22"/>
        </w:rPr>
      </w:pPr>
    </w:p>
    <w:p w14:paraId="694FB7BB" w14:textId="77777777" w:rsidR="00736C20" w:rsidRPr="00BB31EF" w:rsidRDefault="00736C20" w:rsidP="00EC5F6A">
      <w:pPr>
        <w:jc w:val="both"/>
        <w:rPr>
          <w:rStyle w:val="polytonic"/>
          <w:rFonts w:ascii="Helvetica" w:hAnsi="Helvetica"/>
          <w:color w:val="C00000"/>
          <w:sz w:val="22"/>
          <w:szCs w:val="22"/>
        </w:rPr>
      </w:pPr>
    </w:p>
    <w:p w14:paraId="324880FD" w14:textId="77777777" w:rsidR="00736C20" w:rsidRPr="00BB31EF" w:rsidRDefault="00736C20" w:rsidP="00EC5F6A">
      <w:pPr>
        <w:jc w:val="both"/>
        <w:rPr>
          <w:rStyle w:val="polytonic"/>
          <w:rFonts w:ascii="Helvetica" w:hAnsi="Helvetica"/>
          <w:color w:val="C00000"/>
          <w:sz w:val="22"/>
          <w:szCs w:val="22"/>
        </w:rPr>
      </w:pPr>
    </w:p>
    <w:p w14:paraId="22892DA6" w14:textId="77777777" w:rsidR="00736C20" w:rsidRPr="00BB31EF" w:rsidRDefault="00736C20" w:rsidP="00EC5F6A">
      <w:pPr>
        <w:jc w:val="both"/>
        <w:rPr>
          <w:rStyle w:val="polytonic"/>
          <w:rFonts w:ascii="Helvetica" w:hAnsi="Helvetica"/>
          <w:color w:val="C00000"/>
          <w:sz w:val="22"/>
          <w:szCs w:val="22"/>
        </w:rPr>
      </w:pPr>
    </w:p>
    <w:p w14:paraId="03A8F494" w14:textId="77777777" w:rsidR="00736C20" w:rsidRPr="00BB31EF" w:rsidRDefault="00736C20" w:rsidP="00EC5F6A">
      <w:pPr>
        <w:jc w:val="both"/>
        <w:rPr>
          <w:rStyle w:val="polytonic"/>
          <w:rFonts w:ascii="Helvetica" w:hAnsi="Helvetica"/>
          <w:color w:val="C00000"/>
          <w:sz w:val="22"/>
          <w:szCs w:val="22"/>
        </w:rPr>
      </w:pPr>
    </w:p>
    <w:p w14:paraId="03BB78E2" w14:textId="77777777" w:rsidR="00736C20" w:rsidRPr="00BB31EF" w:rsidRDefault="00736C20" w:rsidP="00EC5F6A">
      <w:pPr>
        <w:jc w:val="both"/>
        <w:rPr>
          <w:rStyle w:val="polytonic"/>
          <w:rFonts w:ascii="Helvetica" w:hAnsi="Helvetica"/>
          <w:color w:val="C00000"/>
          <w:sz w:val="22"/>
          <w:szCs w:val="22"/>
        </w:rPr>
      </w:pPr>
    </w:p>
    <w:p w14:paraId="4A192289" w14:textId="77777777" w:rsidR="00736C20" w:rsidRPr="00BB31EF" w:rsidRDefault="00736C20" w:rsidP="00EC5F6A">
      <w:pPr>
        <w:jc w:val="both"/>
        <w:rPr>
          <w:rStyle w:val="polytonic"/>
          <w:rFonts w:ascii="Helvetica" w:hAnsi="Helvetica"/>
          <w:color w:val="C00000"/>
          <w:sz w:val="22"/>
          <w:szCs w:val="22"/>
        </w:rPr>
      </w:pPr>
    </w:p>
    <w:p w14:paraId="414EB098" w14:textId="77777777" w:rsidR="00736C20" w:rsidRPr="00BB31EF" w:rsidRDefault="00736C20" w:rsidP="00EC5F6A">
      <w:pPr>
        <w:jc w:val="both"/>
        <w:rPr>
          <w:rStyle w:val="polytonic"/>
          <w:rFonts w:ascii="Helvetica" w:hAnsi="Helvetica"/>
          <w:color w:val="C00000"/>
          <w:sz w:val="22"/>
          <w:szCs w:val="22"/>
        </w:rPr>
      </w:pPr>
    </w:p>
    <w:p w14:paraId="02D9945C" w14:textId="77777777" w:rsidR="00B870CA" w:rsidRDefault="00B870CA" w:rsidP="00EC5F6A">
      <w:pPr>
        <w:jc w:val="both"/>
        <w:rPr>
          <w:rStyle w:val="polytonic"/>
          <w:rFonts w:ascii="Helvetica" w:hAnsi="Helvetica"/>
          <w:color w:val="C00000"/>
          <w:sz w:val="22"/>
          <w:szCs w:val="22"/>
        </w:rPr>
      </w:pPr>
    </w:p>
    <w:p w14:paraId="5C0BD20B" w14:textId="77777777" w:rsidR="001C61F7" w:rsidRDefault="001C61F7" w:rsidP="00EC5F6A">
      <w:pPr>
        <w:jc w:val="both"/>
        <w:rPr>
          <w:ins w:id="242" w:author="Vincenth Brennsteiner" w:date="2025-05-01T22:34:00Z" w16du:dateUtc="2025-05-01T20:34:00Z"/>
          <w:rStyle w:val="polytonic"/>
          <w:rFonts w:ascii="Helvetica" w:hAnsi="Helvetica"/>
          <w:color w:val="C00000"/>
          <w:sz w:val="22"/>
          <w:szCs w:val="22"/>
        </w:rPr>
      </w:pPr>
    </w:p>
    <w:p w14:paraId="1E2F2683" w14:textId="77777777" w:rsidR="001C61F7" w:rsidRDefault="001C61F7" w:rsidP="00EC5F6A">
      <w:pPr>
        <w:jc w:val="both"/>
        <w:rPr>
          <w:ins w:id="243" w:author="Vincenth Brennsteiner" w:date="2025-05-01T22:34:00Z" w16du:dateUtc="2025-05-01T20:34:00Z"/>
          <w:rStyle w:val="polytonic"/>
          <w:rFonts w:ascii="Helvetica" w:hAnsi="Helvetica"/>
          <w:color w:val="C00000"/>
          <w:sz w:val="22"/>
          <w:szCs w:val="22"/>
        </w:rPr>
      </w:pPr>
    </w:p>
    <w:p w14:paraId="07377DEB" w14:textId="77777777" w:rsidR="001C61F7" w:rsidRDefault="001C61F7" w:rsidP="00EC5F6A">
      <w:pPr>
        <w:jc w:val="both"/>
        <w:rPr>
          <w:ins w:id="244" w:author="Vincenth Brennsteiner" w:date="2025-05-01T22:34:00Z" w16du:dateUtc="2025-05-01T20:34:00Z"/>
          <w:rStyle w:val="polytonic"/>
          <w:rFonts w:ascii="Helvetica" w:hAnsi="Helvetica"/>
          <w:color w:val="C00000"/>
          <w:sz w:val="22"/>
          <w:szCs w:val="22"/>
        </w:rPr>
      </w:pPr>
    </w:p>
    <w:p w14:paraId="63C8600D" w14:textId="77777777" w:rsidR="001C61F7" w:rsidRDefault="001C61F7" w:rsidP="00EC5F6A">
      <w:pPr>
        <w:jc w:val="both"/>
        <w:rPr>
          <w:ins w:id="245" w:author="Vincenth Brennsteiner" w:date="2025-05-01T22:34:00Z" w16du:dateUtc="2025-05-01T20:34:00Z"/>
          <w:rStyle w:val="polytonic"/>
          <w:rFonts w:ascii="Helvetica" w:hAnsi="Helvetica"/>
          <w:color w:val="C00000"/>
          <w:sz w:val="22"/>
          <w:szCs w:val="22"/>
        </w:rPr>
      </w:pPr>
    </w:p>
    <w:p w14:paraId="0E28267F" w14:textId="77777777" w:rsidR="001C61F7" w:rsidRDefault="001C61F7" w:rsidP="00EC5F6A">
      <w:pPr>
        <w:jc w:val="both"/>
        <w:rPr>
          <w:ins w:id="246" w:author="Vincenth Brennsteiner" w:date="2025-05-01T22:34:00Z" w16du:dateUtc="2025-05-01T20:34:00Z"/>
          <w:rStyle w:val="polytonic"/>
          <w:rFonts w:ascii="Helvetica" w:hAnsi="Helvetica"/>
          <w:color w:val="C00000"/>
          <w:sz w:val="22"/>
          <w:szCs w:val="22"/>
        </w:rPr>
      </w:pPr>
    </w:p>
    <w:p w14:paraId="56EB4C6B" w14:textId="77777777" w:rsidR="001C61F7" w:rsidRDefault="001C61F7" w:rsidP="00EC5F6A">
      <w:pPr>
        <w:jc w:val="both"/>
        <w:rPr>
          <w:ins w:id="247" w:author="Vincenth Brennsteiner" w:date="2025-05-01T22:34:00Z" w16du:dateUtc="2025-05-01T20:34:00Z"/>
          <w:rStyle w:val="polytonic"/>
          <w:rFonts w:ascii="Helvetica" w:hAnsi="Helvetica"/>
          <w:color w:val="C00000"/>
          <w:sz w:val="22"/>
          <w:szCs w:val="22"/>
        </w:rPr>
      </w:pPr>
    </w:p>
    <w:p w14:paraId="67CAC0C3" w14:textId="77777777" w:rsidR="001C61F7" w:rsidRDefault="001C61F7" w:rsidP="00EC5F6A">
      <w:pPr>
        <w:jc w:val="both"/>
        <w:rPr>
          <w:ins w:id="248" w:author="Vincenth Brennsteiner" w:date="2025-05-01T22:34:00Z" w16du:dateUtc="2025-05-01T20:34:00Z"/>
          <w:rStyle w:val="polytonic"/>
          <w:rFonts w:ascii="Helvetica" w:hAnsi="Helvetica"/>
          <w:color w:val="C00000"/>
          <w:sz w:val="22"/>
          <w:szCs w:val="22"/>
        </w:rPr>
      </w:pPr>
    </w:p>
    <w:p w14:paraId="07A140E7" w14:textId="77777777" w:rsidR="001C61F7" w:rsidRDefault="001C61F7" w:rsidP="00EC5F6A">
      <w:pPr>
        <w:jc w:val="both"/>
        <w:rPr>
          <w:ins w:id="249" w:author="Vincenth Brennsteiner" w:date="2025-05-01T22:34:00Z" w16du:dateUtc="2025-05-01T20:34:00Z"/>
          <w:rStyle w:val="polytonic"/>
          <w:rFonts w:ascii="Helvetica" w:hAnsi="Helvetica"/>
          <w:color w:val="C00000"/>
          <w:sz w:val="22"/>
          <w:szCs w:val="22"/>
        </w:rPr>
      </w:pPr>
    </w:p>
    <w:p w14:paraId="4B16A266" w14:textId="77777777" w:rsidR="001C61F7" w:rsidRDefault="001C61F7" w:rsidP="00EC5F6A">
      <w:pPr>
        <w:jc w:val="both"/>
        <w:rPr>
          <w:ins w:id="250" w:author="Vincenth Brennsteiner" w:date="2025-05-01T22:34:00Z" w16du:dateUtc="2025-05-01T20:34:00Z"/>
          <w:rStyle w:val="polytonic"/>
          <w:rFonts w:ascii="Helvetica" w:hAnsi="Helvetica"/>
          <w:color w:val="C00000"/>
          <w:sz w:val="22"/>
          <w:szCs w:val="22"/>
        </w:rPr>
      </w:pPr>
    </w:p>
    <w:p w14:paraId="7A802FF4" w14:textId="77777777" w:rsidR="001C61F7" w:rsidRDefault="001C61F7" w:rsidP="00EC5F6A">
      <w:pPr>
        <w:jc w:val="both"/>
        <w:rPr>
          <w:ins w:id="251" w:author="Vincenth Brennsteiner" w:date="2025-05-01T22:34:00Z" w16du:dateUtc="2025-05-01T20:34:00Z"/>
          <w:rStyle w:val="polytonic"/>
          <w:rFonts w:ascii="Helvetica" w:hAnsi="Helvetica"/>
          <w:color w:val="C00000"/>
          <w:sz w:val="22"/>
          <w:szCs w:val="22"/>
        </w:rPr>
      </w:pPr>
    </w:p>
    <w:p w14:paraId="1C9667A1" w14:textId="77777777" w:rsidR="001C61F7" w:rsidRDefault="001C61F7" w:rsidP="00EC5F6A">
      <w:pPr>
        <w:jc w:val="both"/>
        <w:rPr>
          <w:ins w:id="252" w:author="Vincenth Brennsteiner" w:date="2025-05-01T22:34:00Z" w16du:dateUtc="2025-05-01T20:34:00Z"/>
          <w:rStyle w:val="polytonic"/>
          <w:rFonts w:ascii="Helvetica" w:hAnsi="Helvetica"/>
          <w:color w:val="C00000"/>
          <w:sz w:val="22"/>
          <w:szCs w:val="22"/>
        </w:rPr>
      </w:pPr>
    </w:p>
    <w:p w14:paraId="78869AA5" w14:textId="77777777" w:rsidR="001C61F7" w:rsidRDefault="001C61F7" w:rsidP="00EC5F6A">
      <w:pPr>
        <w:jc w:val="both"/>
        <w:rPr>
          <w:ins w:id="253" w:author="Vincenth Brennsteiner" w:date="2025-05-01T22:34:00Z" w16du:dateUtc="2025-05-01T20:34:00Z"/>
          <w:rStyle w:val="polytonic"/>
          <w:rFonts w:ascii="Helvetica" w:hAnsi="Helvetica"/>
          <w:color w:val="C00000"/>
          <w:sz w:val="22"/>
          <w:szCs w:val="22"/>
        </w:rPr>
      </w:pPr>
    </w:p>
    <w:p w14:paraId="701D386E" w14:textId="14E31AB1" w:rsidR="00736C20" w:rsidRDefault="001C61F7" w:rsidP="00EC5F6A">
      <w:pPr>
        <w:jc w:val="both"/>
        <w:rPr>
          <w:rStyle w:val="polytonic"/>
          <w:rFonts w:ascii="Helvetica" w:hAnsi="Helvetica"/>
          <w:color w:val="C00000"/>
          <w:sz w:val="22"/>
          <w:szCs w:val="22"/>
        </w:rPr>
      </w:pPr>
      <w:ins w:id="254" w:author="Vincenth Brennsteiner" w:date="2025-05-01T22:34:00Z" w16du:dateUtc="2025-05-01T20:34:00Z">
        <w:r>
          <w:rPr>
            <w:rFonts w:ascii="Helvetica" w:hAnsi="Helvetica"/>
            <w:b/>
            <w:bCs/>
            <w:color w:val="000000" w:themeColor="text1"/>
            <w:sz w:val="22"/>
            <w:szCs w:val="22"/>
            <w:u w:val="single"/>
          </w:rPr>
          <w:lastRenderedPageBreak/>
          <w:t>Supplementary figure caption</w:t>
        </w:r>
        <w:r w:rsidRPr="00565C19">
          <w:rPr>
            <w:rFonts w:ascii="Helvetica" w:hAnsi="Helvetica"/>
            <w:color w:val="000000" w:themeColor="text1"/>
            <w:sz w:val="22"/>
            <w:szCs w:val="22"/>
          </w:rPr>
          <w:t xml:space="preserve"> (</w:t>
        </w:r>
        <w:r>
          <w:rPr>
            <w:rFonts w:ascii="Helvetica" w:hAnsi="Helvetica"/>
            <w:color w:val="000000" w:themeColor="text1"/>
            <w:sz w:val="22"/>
            <w:szCs w:val="22"/>
          </w:rPr>
          <w:t xml:space="preserve">Containing </w:t>
        </w:r>
        <w:r w:rsidRPr="00DB3772">
          <w:rPr>
            <w:rFonts w:ascii="Helvetica" w:hAnsi="Helvetica"/>
            <w:color w:val="000000" w:themeColor="text1"/>
            <w:sz w:val="22"/>
            <w:szCs w:val="22"/>
          </w:rPr>
          <w:t>fig_01.svg</w:t>
        </w:r>
        <w:r w:rsidRPr="00565C19">
          <w:rPr>
            <w:rFonts w:ascii="Helvetica" w:hAnsi="Helvetica"/>
            <w:color w:val="000000" w:themeColor="text1"/>
            <w:sz w:val="22"/>
            <w:szCs w:val="22"/>
          </w:rPr>
          <w:t>)</w:t>
        </w:r>
      </w:ins>
      <w:del w:id="255" w:author="Vincenth Brennsteiner" w:date="2025-05-01T22:34:00Z" w16du:dateUtc="2025-05-01T20:34:00Z">
        <w:r w:rsidR="00A445FB" w:rsidDel="001C61F7">
          <w:rPr>
            <w:rStyle w:val="polytonic"/>
            <w:rFonts w:ascii="Helvetica" w:hAnsi="Helvetica"/>
            <w:color w:val="C00000"/>
            <w:sz w:val="22"/>
            <w:szCs w:val="22"/>
          </w:rPr>
          <w:delText>20250423_</w:delText>
        </w:r>
        <w:r w:rsidR="00736C20" w:rsidRPr="00BB31EF" w:rsidDel="001C61F7">
          <w:rPr>
            <w:rStyle w:val="polytonic"/>
            <w:rFonts w:ascii="Helvetica" w:hAnsi="Helvetica"/>
            <w:color w:val="C00000"/>
            <w:sz w:val="22"/>
            <w:szCs w:val="22"/>
          </w:rPr>
          <w:delText>figure_panels_Fig_5_1_replicate_scatter.</w:delText>
        </w:r>
        <w:r w:rsidR="00A445FB" w:rsidDel="001C61F7">
          <w:rPr>
            <w:rStyle w:val="polytonic"/>
            <w:rFonts w:ascii="Helvetica" w:hAnsi="Helvetica"/>
            <w:color w:val="C00000"/>
            <w:sz w:val="22"/>
            <w:szCs w:val="22"/>
          </w:rPr>
          <w:delText>ai (screenshot as placeholder)</w:delText>
        </w:r>
      </w:del>
    </w:p>
    <w:p w14:paraId="2C0AB7D8" w14:textId="77777777" w:rsidR="00B870CA" w:rsidRDefault="00B870CA" w:rsidP="00EC5F6A">
      <w:pPr>
        <w:jc w:val="both"/>
        <w:rPr>
          <w:rStyle w:val="polytonic"/>
          <w:rFonts w:ascii="Helvetica" w:hAnsi="Helvetica"/>
          <w:color w:val="C00000"/>
          <w:sz w:val="22"/>
          <w:szCs w:val="22"/>
        </w:rPr>
      </w:pPr>
    </w:p>
    <w:p w14:paraId="323BA8D2" w14:textId="77777777" w:rsidR="00B870CA" w:rsidRPr="00BB31EF" w:rsidDel="00AC7FEE" w:rsidRDefault="00B870CA" w:rsidP="00EC5F6A">
      <w:pPr>
        <w:jc w:val="both"/>
        <w:rPr>
          <w:del w:id="256" w:author="Vincenth Brennsteiner" w:date="2025-05-01T22:51:00Z" w16du:dateUtc="2025-05-01T20:51:00Z"/>
          <w:rStyle w:val="polytonic"/>
          <w:rFonts w:ascii="Helvetica" w:hAnsi="Helvetica"/>
          <w:color w:val="C00000"/>
          <w:sz w:val="22"/>
          <w:szCs w:val="22"/>
        </w:rPr>
      </w:pPr>
      <w:r>
        <w:rPr>
          <w:rStyle w:val="polytonic"/>
          <w:rFonts w:ascii="Helvetica" w:hAnsi="Helvetica"/>
          <w:color w:val="C00000"/>
          <w:sz w:val="22"/>
          <w:szCs w:val="22"/>
        </w:rPr>
        <w:t xml:space="preserve">Caption: Supplementary Fig. </w:t>
      </w:r>
      <w:del w:id="257" w:author="Vincenth Brennsteiner" w:date="2025-05-01T22:35:00Z" w16du:dateUtc="2025-05-01T20:35:00Z">
        <w:r w:rsidDel="00565620">
          <w:rPr>
            <w:rStyle w:val="polytonic"/>
            <w:rFonts w:ascii="Helvetica" w:hAnsi="Helvetica"/>
            <w:color w:val="C00000"/>
            <w:sz w:val="22"/>
            <w:szCs w:val="22"/>
          </w:rPr>
          <w:delText xml:space="preserve">[], [] </w:delText>
        </w:r>
      </w:del>
      <w:r w:rsidRPr="00B870CA">
        <w:rPr>
          <w:rStyle w:val="polytonic"/>
          <w:rFonts w:ascii="Helvetica" w:hAnsi="Helvetica"/>
          <w:color w:val="000000" w:themeColor="text1"/>
          <w:sz w:val="22"/>
          <w:szCs w:val="22"/>
        </w:rPr>
        <w:t xml:space="preserve">Proteomics versus Transcriptomics replicate comparison: </w:t>
      </w:r>
      <w:r>
        <w:rPr>
          <w:rStyle w:val="polytonic"/>
          <w:rFonts w:ascii="Helvetica" w:hAnsi="Helvetica"/>
          <w:color w:val="000000" w:themeColor="text1"/>
          <w:sz w:val="22"/>
          <w:szCs w:val="22"/>
        </w:rPr>
        <w:t>Every replicate from the proteomics dataset was evaluated against every replicate from the transcriptomics dataset, yielding 9 unique comparisons (columns 1 – 1, 1 – 2, etc.) for each cell-type – treatment combination (rows A – F). Log2-transformed values are shown. Simple linear regression (red dashed lines) was fitted to each comparison, with the equation shown in the respective tile. Note that these R2 values correspond to the squared Pearson’s R values from Figure 5</w:t>
      </w:r>
      <w:r w:rsidR="00A445FB">
        <w:rPr>
          <w:rStyle w:val="polytonic"/>
          <w:rFonts w:ascii="Helvetica" w:hAnsi="Helvetica"/>
          <w:color w:val="000000" w:themeColor="text1"/>
          <w:sz w:val="22"/>
          <w:szCs w:val="22"/>
        </w:rPr>
        <w:t xml:space="preserve"> C</w:t>
      </w:r>
      <w:r>
        <w:rPr>
          <w:rStyle w:val="polytonic"/>
          <w:rFonts w:ascii="Helvetica" w:hAnsi="Helvetica"/>
          <w:color w:val="000000" w:themeColor="text1"/>
          <w:sz w:val="22"/>
          <w:szCs w:val="22"/>
        </w:rPr>
        <w:t>.</w:t>
      </w:r>
    </w:p>
    <w:p w14:paraId="35C8417A" w14:textId="77777777" w:rsidR="00736C20" w:rsidRDefault="00736C20" w:rsidP="00EC5F6A">
      <w:pPr>
        <w:jc w:val="both"/>
        <w:rPr>
          <w:rFonts w:ascii="Helvetica" w:hAnsi="Helvetica"/>
          <w:color w:val="C00000"/>
          <w:sz w:val="22"/>
          <w:szCs w:val="22"/>
        </w:rPr>
      </w:pPr>
    </w:p>
    <w:p w14:paraId="5E84C035" w14:textId="77777777" w:rsidR="003211D7" w:rsidRDefault="003211D7" w:rsidP="00EC5F6A">
      <w:pPr>
        <w:jc w:val="both"/>
        <w:rPr>
          <w:rFonts w:ascii="Helvetica" w:hAnsi="Helvetica"/>
          <w:color w:val="C00000"/>
          <w:sz w:val="22"/>
          <w:szCs w:val="22"/>
        </w:rPr>
      </w:pPr>
    </w:p>
    <w:p w14:paraId="25CE97C2" w14:textId="3D2DD50E" w:rsidR="003211D7" w:rsidRPr="00BB31EF" w:rsidRDefault="00A445FB" w:rsidP="00EC5F6A">
      <w:pPr>
        <w:jc w:val="both"/>
        <w:rPr>
          <w:rFonts w:ascii="Helvetica" w:hAnsi="Helvetica"/>
          <w:color w:val="C00000"/>
          <w:sz w:val="22"/>
          <w:szCs w:val="22"/>
        </w:rPr>
      </w:pPr>
      <w:del w:id="258" w:author="Vincenth Brennsteiner" w:date="2025-05-01T22:51:00Z" w16du:dateUtc="2025-05-01T20:51:00Z">
        <w:r w:rsidRPr="00A445FB" w:rsidDel="00AC7FEE">
          <w:rPr>
            <w:rFonts w:ascii="Helvetica" w:hAnsi="Helvetica"/>
            <w:noProof/>
            <w:color w:val="C00000"/>
            <w:sz w:val="22"/>
            <w:szCs w:val="22"/>
          </w:rPr>
          <w:drawing>
            <wp:inline distT="0" distB="0" distL="0" distR="0" wp14:anchorId="05341BB5" wp14:editId="5C886C87">
              <wp:extent cx="5731510" cy="5579110"/>
              <wp:effectExtent l="0" t="0" r="0" b="0"/>
              <wp:docPr id="13992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988" name=""/>
                      <pic:cNvPicPr/>
                    </pic:nvPicPr>
                    <pic:blipFill>
                      <a:blip r:embed="rId12"/>
                      <a:stretch>
                        <a:fillRect/>
                      </a:stretch>
                    </pic:blipFill>
                    <pic:spPr>
                      <a:xfrm>
                        <a:off x="0" y="0"/>
                        <a:ext cx="5731510" cy="5579110"/>
                      </a:xfrm>
                      <a:prstGeom prst="rect">
                        <a:avLst/>
                      </a:prstGeom>
                    </pic:spPr>
                  </pic:pic>
                </a:graphicData>
              </a:graphic>
            </wp:inline>
          </w:drawing>
        </w:r>
      </w:del>
      <w:ins w:id="259" w:author="Vincenth Brennsteiner" w:date="2025-05-01T22:51:00Z" w16du:dateUtc="2025-05-01T20:51:00Z">
        <w:r w:rsidR="00AC7FEE" w:rsidRPr="00AC7FEE">
          <w:rPr>
            <w:noProof/>
          </w:rPr>
          <w:t xml:space="preserve"> </w:t>
        </w:r>
        <w:r w:rsidR="00AC7FEE" w:rsidRPr="00AC7FEE">
          <w:rPr>
            <w:noProof/>
          </w:rPr>
          <w:drawing>
            <wp:inline distT="0" distB="0" distL="0" distR="0" wp14:anchorId="22534218" wp14:editId="2D6CE993">
              <wp:extent cx="5731510" cy="5557520"/>
              <wp:effectExtent l="0" t="0" r="0" b="5080"/>
              <wp:docPr id="9286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0758" name=""/>
                      <pic:cNvPicPr/>
                    </pic:nvPicPr>
                    <pic:blipFill>
                      <a:blip r:embed="rId13"/>
                      <a:stretch>
                        <a:fillRect/>
                      </a:stretch>
                    </pic:blipFill>
                    <pic:spPr>
                      <a:xfrm>
                        <a:off x="0" y="0"/>
                        <a:ext cx="5731510" cy="5557520"/>
                      </a:xfrm>
                      <a:prstGeom prst="rect">
                        <a:avLst/>
                      </a:prstGeom>
                    </pic:spPr>
                  </pic:pic>
                </a:graphicData>
              </a:graphic>
            </wp:inline>
          </w:drawing>
        </w:r>
      </w:ins>
    </w:p>
    <w:p w14:paraId="01A0B38A"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0D14623E"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6209A556"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p w14:paraId="2718BE28" w14:textId="77777777" w:rsidR="009000BE" w:rsidRPr="00BB31EF" w:rsidRDefault="009000BE" w:rsidP="00EC5F6A">
      <w:pPr>
        <w:jc w:val="both"/>
        <w:rPr>
          <w:rStyle w:val="polytonic"/>
          <w:rFonts w:ascii="Helvetica" w:eastAsia="Arial Unicode MS" w:hAnsi="Helvetica" w:cs="Arial Unicode MS"/>
          <w:color w:val="000000"/>
          <w:kern w:val="0"/>
          <w:sz w:val="22"/>
          <w:szCs w:val="22"/>
          <w:bdr w:val="nil"/>
          <w:lang w:eastAsia="en-GB"/>
          <w14:textOutline w14:w="0" w14:cap="flat" w14:cmpd="sng" w14:algn="ctr">
            <w14:noFill/>
            <w14:prstDash w14:val="solid"/>
            <w14:bevel/>
          </w14:textOutline>
          <w14:ligatures w14:val="none"/>
        </w:rPr>
      </w:pPr>
    </w:p>
    <w:sectPr w:rsidR="009000BE" w:rsidRPr="00BB31EF">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D6D375" w14:textId="77777777" w:rsidR="00536D43" w:rsidRDefault="00536D43" w:rsidP="00AA74D4">
      <w:r>
        <w:separator/>
      </w:r>
    </w:p>
  </w:endnote>
  <w:endnote w:type="continuationSeparator" w:id="0">
    <w:p w14:paraId="789AAA30" w14:textId="77777777" w:rsidR="00536D43" w:rsidRDefault="00536D43" w:rsidP="00AA74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8FEADB" w14:textId="77777777" w:rsidR="00536D43" w:rsidRDefault="00536D43" w:rsidP="00AA74D4">
      <w:r>
        <w:separator/>
      </w:r>
    </w:p>
  </w:footnote>
  <w:footnote w:type="continuationSeparator" w:id="0">
    <w:p w14:paraId="441AF09F" w14:textId="77777777" w:rsidR="00536D43" w:rsidRDefault="00536D43" w:rsidP="00AA74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EC49E8" w14:textId="77777777" w:rsidR="00AA74D4" w:rsidRDefault="009000BE">
    <w:pPr>
      <w:pStyle w:val="Header"/>
    </w:pPr>
    <w:r>
      <w:t>VB</w:t>
    </w:r>
    <w:r w:rsidR="00AA74D4">
      <w:tab/>
      <w:t>Results &amp; Methods for Islets</w:t>
    </w:r>
    <w:r w:rsidR="00AA74D4">
      <w:tab/>
      <w:t>23.0</w:t>
    </w:r>
    <w:r w:rsidR="006C53FF">
      <w:t>4</w:t>
    </w:r>
    <w:r w:rsidR="00AA74D4">
      <w:t>.202</w:t>
    </w:r>
    <w:r w:rsidR="006C53FF">
      <w:t>5</w: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Vincenth Brennsteiner">
    <w15:presenceInfo w15:providerId="Windows Live" w15:userId="8556e6874e39dbe2"/>
  </w15:person>
  <w15:person w15:author="Thielert, Marvin">
    <w15:presenceInfo w15:providerId="AD" w15:userId="S-1-5-21-823518204-362288127-682003330-2270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4D4"/>
    <w:rsid w:val="000122F6"/>
    <w:rsid w:val="000452C3"/>
    <w:rsid w:val="00151CDF"/>
    <w:rsid w:val="0015515E"/>
    <w:rsid w:val="00190940"/>
    <w:rsid w:val="001A066E"/>
    <w:rsid w:val="001A702F"/>
    <w:rsid w:val="001C61F7"/>
    <w:rsid w:val="001D6FD7"/>
    <w:rsid w:val="00210056"/>
    <w:rsid w:val="002877DF"/>
    <w:rsid w:val="002A3D00"/>
    <w:rsid w:val="003211D7"/>
    <w:rsid w:val="003907D2"/>
    <w:rsid w:val="003C220A"/>
    <w:rsid w:val="003D0F73"/>
    <w:rsid w:val="00453048"/>
    <w:rsid w:val="00461862"/>
    <w:rsid w:val="00484CF9"/>
    <w:rsid w:val="004D50FA"/>
    <w:rsid w:val="00536D43"/>
    <w:rsid w:val="005541D6"/>
    <w:rsid w:val="00565620"/>
    <w:rsid w:val="00576377"/>
    <w:rsid w:val="005B08F5"/>
    <w:rsid w:val="005D469B"/>
    <w:rsid w:val="00606EE2"/>
    <w:rsid w:val="00633A45"/>
    <w:rsid w:val="00640516"/>
    <w:rsid w:val="006A248D"/>
    <w:rsid w:val="006B7043"/>
    <w:rsid w:val="006C53FF"/>
    <w:rsid w:val="00736C20"/>
    <w:rsid w:val="00754450"/>
    <w:rsid w:val="0076017F"/>
    <w:rsid w:val="0078382C"/>
    <w:rsid w:val="007F312A"/>
    <w:rsid w:val="0082482F"/>
    <w:rsid w:val="008B3B45"/>
    <w:rsid w:val="009000BE"/>
    <w:rsid w:val="0092110D"/>
    <w:rsid w:val="0093186B"/>
    <w:rsid w:val="00957F96"/>
    <w:rsid w:val="009957A8"/>
    <w:rsid w:val="009A6391"/>
    <w:rsid w:val="00A35B25"/>
    <w:rsid w:val="00A445FB"/>
    <w:rsid w:val="00A44DF2"/>
    <w:rsid w:val="00A52A4A"/>
    <w:rsid w:val="00AA74D4"/>
    <w:rsid w:val="00AC7FEE"/>
    <w:rsid w:val="00AF2E5D"/>
    <w:rsid w:val="00AF30ED"/>
    <w:rsid w:val="00AF59C5"/>
    <w:rsid w:val="00B24310"/>
    <w:rsid w:val="00B76C4D"/>
    <w:rsid w:val="00B870CA"/>
    <w:rsid w:val="00BB1C7B"/>
    <w:rsid w:val="00BB31EF"/>
    <w:rsid w:val="00C273D9"/>
    <w:rsid w:val="00C34A91"/>
    <w:rsid w:val="00C5626D"/>
    <w:rsid w:val="00C768F9"/>
    <w:rsid w:val="00C92BD2"/>
    <w:rsid w:val="00CA6B3C"/>
    <w:rsid w:val="00DB3772"/>
    <w:rsid w:val="00DE0300"/>
    <w:rsid w:val="00E60CD1"/>
    <w:rsid w:val="00EC301D"/>
    <w:rsid w:val="00EC5F6A"/>
    <w:rsid w:val="00EE21BF"/>
    <w:rsid w:val="00EF7676"/>
    <w:rsid w:val="00F218EF"/>
    <w:rsid w:val="00F414F3"/>
    <w:rsid w:val="00F7172E"/>
    <w:rsid w:val="00F82FD3"/>
    <w:rsid w:val="00FB7B7B"/>
    <w:rsid w:val="00FC1FF2"/>
    <w:rsid w:val="00FE7FE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705EF"/>
  <w15:chartTrackingRefBased/>
  <w15:docId w15:val="{AB8F27B8-0279-4147-B424-AD960BB8C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74D4"/>
    <w:pPr>
      <w:tabs>
        <w:tab w:val="center" w:pos="4513"/>
        <w:tab w:val="right" w:pos="9026"/>
      </w:tabs>
    </w:pPr>
  </w:style>
  <w:style w:type="character" w:customStyle="1" w:styleId="HeaderChar">
    <w:name w:val="Header Char"/>
    <w:basedOn w:val="DefaultParagraphFont"/>
    <w:link w:val="Header"/>
    <w:uiPriority w:val="99"/>
    <w:rsid w:val="00AA74D4"/>
    <w:rPr>
      <w:lang w:val="en-US"/>
    </w:rPr>
  </w:style>
  <w:style w:type="paragraph" w:styleId="Footer">
    <w:name w:val="footer"/>
    <w:basedOn w:val="Normal"/>
    <w:link w:val="FooterChar"/>
    <w:uiPriority w:val="99"/>
    <w:unhideWhenUsed/>
    <w:rsid w:val="00AA74D4"/>
    <w:pPr>
      <w:tabs>
        <w:tab w:val="center" w:pos="4513"/>
        <w:tab w:val="right" w:pos="9026"/>
      </w:tabs>
    </w:pPr>
  </w:style>
  <w:style w:type="character" w:customStyle="1" w:styleId="FooterChar">
    <w:name w:val="Footer Char"/>
    <w:basedOn w:val="DefaultParagraphFont"/>
    <w:link w:val="Footer"/>
    <w:uiPriority w:val="99"/>
    <w:rsid w:val="00AA74D4"/>
    <w:rPr>
      <w:lang w:val="en-US"/>
    </w:rPr>
  </w:style>
  <w:style w:type="paragraph" w:customStyle="1" w:styleId="Body">
    <w:name w:val="Body"/>
    <w:rsid w:val="00AA74D4"/>
    <w:pPr>
      <w:pBdr>
        <w:top w:val="nil"/>
        <w:left w:val="nil"/>
        <w:bottom w:val="nil"/>
        <w:right w:val="nil"/>
        <w:between w:val="nil"/>
        <w:bar w:val="nil"/>
      </w:pBdr>
    </w:pPr>
    <w:rPr>
      <w:rFonts w:ascii="Helvetica Neue" w:eastAsia="Arial Unicode MS" w:hAnsi="Helvetica Neue" w:cs="Arial Unicode MS"/>
      <w:color w:val="000000"/>
      <w:kern w:val="0"/>
      <w:sz w:val="22"/>
      <w:szCs w:val="22"/>
      <w:bdr w:val="nil"/>
      <w:lang w:val="de-DE" w:eastAsia="en-GB"/>
      <w14:textOutline w14:w="0" w14:cap="flat" w14:cmpd="sng" w14:algn="ctr">
        <w14:noFill/>
        <w14:prstDash w14:val="solid"/>
        <w14:bevel/>
      </w14:textOutline>
      <w14:ligatures w14:val="none"/>
    </w:rPr>
  </w:style>
  <w:style w:type="character" w:customStyle="1" w:styleId="polytonic">
    <w:name w:val="polytonic"/>
    <w:basedOn w:val="DefaultParagraphFont"/>
    <w:rsid w:val="00AA74D4"/>
  </w:style>
  <w:style w:type="paragraph" w:styleId="Revision">
    <w:name w:val="Revision"/>
    <w:hidden/>
    <w:uiPriority w:val="99"/>
    <w:semiHidden/>
    <w:rsid w:val="004D50FA"/>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0014432">
      <w:bodyDiv w:val="1"/>
      <w:marLeft w:val="0"/>
      <w:marRight w:val="0"/>
      <w:marTop w:val="0"/>
      <w:marBottom w:val="0"/>
      <w:divBdr>
        <w:top w:val="none" w:sz="0" w:space="0" w:color="auto"/>
        <w:left w:val="none" w:sz="0" w:space="0" w:color="auto"/>
        <w:bottom w:val="none" w:sz="0" w:space="0" w:color="auto"/>
        <w:right w:val="none" w:sz="0" w:space="0" w:color="auto"/>
      </w:divBdr>
      <w:divsChild>
        <w:div w:id="1696148472">
          <w:marLeft w:val="0"/>
          <w:marRight w:val="0"/>
          <w:marTop w:val="0"/>
          <w:marBottom w:val="0"/>
          <w:divBdr>
            <w:top w:val="none" w:sz="0" w:space="0" w:color="auto"/>
            <w:left w:val="none" w:sz="0" w:space="0" w:color="auto"/>
            <w:bottom w:val="none" w:sz="0" w:space="0" w:color="auto"/>
            <w:right w:val="none" w:sz="0" w:space="0" w:color="auto"/>
          </w:divBdr>
          <w:divsChild>
            <w:div w:id="964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3583F-A071-F943-9F1F-A49A64E69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6</Pages>
  <Words>1911</Words>
  <Characters>10894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Vincenth Brennsteiner</dc:creator>
  <cp:keywords/>
  <dc:description/>
  <cp:lastModifiedBy>Vincenth Brennsteiner</cp:lastModifiedBy>
  <cp:revision>32</cp:revision>
  <dcterms:created xsi:type="dcterms:W3CDTF">2025-04-22T12:56:00Z</dcterms:created>
  <dcterms:modified xsi:type="dcterms:W3CDTF">2025-05-01T20:54:00Z</dcterms:modified>
</cp:coreProperties>
</file>